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4E263" w14:textId="7262CAA9" w:rsidR="00771A20" w:rsidRDefault="00D42A73" w:rsidP="00B9311A">
      <w:pPr>
        <w:spacing w:after="0" w:line="240" w:lineRule="auto"/>
        <w:jc w:val="center"/>
        <w:rPr>
          <w:rFonts w:ascii="Times New Roman" w:eastAsia="Times New Roman" w:hAnsi="Times New Roman" w:cs="Times New Roman"/>
          <w:b/>
          <w:bCs/>
          <w:color w:val="000000"/>
          <w:sz w:val="28"/>
          <w:szCs w:val="24"/>
        </w:rPr>
      </w:pPr>
      <w:r w:rsidRPr="00D42A73">
        <w:rPr>
          <w:rFonts w:ascii="Times New Roman" w:eastAsia="Times New Roman" w:hAnsi="Times New Roman" w:cs="Times New Roman"/>
          <w:b/>
          <w:bCs/>
          <w:color w:val="000000"/>
          <w:sz w:val="28"/>
          <w:szCs w:val="24"/>
        </w:rPr>
        <w:t>EE-</w:t>
      </w:r>
      <w:r w:rsidR="00E72987" w:rsidRPr="00D42A73">
        <w:rPr>
          <w:rFonts w:ascii="Times New Roman" w:eastAsia="Times New Roman" w:hAnsi="Times New Roman" w:cs="Times New Roman"/>
          <w:b/>
          <w:bCs/>
          <w:color w:val="000000"/>
          <w:sz w:val="28"/>
          <w:szCs w:val="24"/>
        </w:rPr>
        <w:t>361</w:t>
      </w:r>
      <w:r w:rsidR="00E72987">
        <w:rPr>
          <w:rFonts w:ascii="Times New Roman" w:eastAsia="Times New Roman" w:hAnsi="Times New Roman" w:cs="Times New Roman"/>
          <w:b/>
          <w:bCs/>
          <w:color w:val="000000"/>
          <w:sz w:val="28"/>
          <w:szCs w:val="24"/>
        </w:rPr>
        <w:t>:</w:t>
      </w:r>
      <w:r w:rsidR="00E72987" w:rsidRPr="00D42A73">
        <w:rPr>
          <w:rFonts w:ascii="Times New Roman" w:eastAsia="Times New Roman" w:hAnsi="Times New Roman" w:cs="Times New Roman"/>
          <w:b/>
          <w:bCs/>
          <w:color w:val="000000"/>
          <w:sz w:val="28"/>
          <w:szCs w:val="24"/>
        </w:rPr>
        <w:t xml:space="preserve"> Principles</w:t>
      </w:r>
      <w:r w:rsidRPr="00D42A73">
        <w:rPr>
          <w:rFonts w:ascii="Times New Roman" w:eastAsia="Times New Roman" w:hAnsi="Times New Roman" w:cs="Times New Roman"/>
          <w:b/>
          <w:bCs/>
          <w:color w:val="000000"/>
          <w:sz w:val="28"/>
          <w:szCs w:val="24"/>
        </w:rPr>
        <w:t xml:space="preserve"> of Feedback Control</w:t>
      </w:r>
      <w:r w:rsidR="009D3DA5">
        <w:rPr>
          <w:rFonts w:ascii="Times New Roman" w:eastAsia="Times New Roman" w:hAnsi="Times New Roman" w:cs="Times New Roman"/>
          <w:b/>
          <w:bCs/>
          <w:color w:val="000000"/>
          <w:sz w:val="28"/>
          <w:szCs w:val="24"/>
        </w:rPr>
        <w:t xml:space="preserve"> – Fall 2021</w:t>
      </w:r>
    </w:p>
    <w:p w14:paraId="493DD6B1" w14:textId="77777777" w:rsidR="00D42A73" w:rsidRPr="00D42A73" w:rsidRDefault="00771A20" w:rsidP="00B9311A">
      <w:pPr>
        <w:spacing w:after="0" w:line="240" w:lineRule="auto"/>
        <w:jc w:val="center"/>
        <w:rPr>
          <w:rFonts w:ascii="Times New Roman" w:eastAsia="Times New Roman" w:hAnsi="Times New Roman" w:cs="Times New Roman"/>
          <w:b/>
          <w:bCs/>
          <w:color w:val="000000"/>
          <w:sz w:val="28"/>
          <w:szCs w:val="24"/>
        </w:rPr>
      </w:pPr>
      <w:r>
        <w:rPr>
          <w:rFonts w:ascii="Times New Roman" w:eastAsia="Times New Roman" w:hAnsi="Times New Roman" w:cs="Times New Roman"/>
          <w:b/>
          <w:bCs/>
          <w:color w:val="000000"/>
          <w:sz w:val="28"/>
          <w:szCs w:val="24"/>
        </w:rPr>
        <w:t xml:space="preserve">Lab </w:t>
      </w:r>
      <w:r w:rsidR="00F24738">
        <w:rPr>
          <w:rFonts w:ascii="Times New Roman" w:eastAsia="Times New Roman" w:hAnsi="Times New Roman" w:cs="Times New Roman"/>
          <w:b/>
          <w:bCs/>
          <w:color w:val="000000"/>
          <w:sz w:val="28"/>
          <w:szCs w:val="24"/>
        </w:rPr>
        <w:t xml:space="preserve">Project </w:t>
      </w:r>
    </w:p>
    <w:p w14:paraId="64621F56" w14:textId="2464EBB2" w:rsidR="00B9311A" w:rsidRPr="00B9311A" w:rsidRDefault="006E3600" w:rsidP="00B9311A">
      <w:pPr>
        <w:spacing w:after="0" w:line="240" w:lineRule="auto"/>
        <w:jc w:val="center"/>
        <w:rPr>
          <w:rFonts w:ascii="Times New Roman" w:eastAsia="Times New Roman" w:hAnsi="Times New Roman" w:cs="Times New Roman"/>
          <w:sz w:val="28"/>
          <w:szCs w:val="24"/>
        </w:rPr>
      </w:pPr>
      <w:r>
        <w:rPr>
          <w:rFonts w:ascii="Times New Roman" w:eastAsia="Times New Roman" w:hAnsi="Times New Roman" w:cs="Times New Roman"/>
          <w:b/>
          <w:bCs/>
          <w:color w:val="000000"/>
          <w:sz w:val="28"/>
          <w:szCs w:val="24"/>
        </w:rPr>
        <w:t>Twin Rotor MIMO</w:t>
      </w:r>
      <w:r w:rsidR="000138E9">
        <w:rPr>
          <w:rFonts w:ascii="Times New Roman" w:eastAsia="Times New Roman" w:hAnsi="Times New Roman" w:cs="Times New Roman"/>
          <w:b/>
          <w:bCs/>
          <w:color w:val="000000"/>
          <w:sz w:val="28"/>
          <w:szCs w:val="24"/>
        </w:rPr>
        <w:t xml:space="preserve"> System</w:t>
      </w:r>
    </w:p>
    <w:p w14:paraId="23591AAF" w14:textId="2FD70C23" w:rsidR="00B9311A" w:rsidRPr="00B9311A" w:rsidRDefault="000138E9" w:rsidP="00B9311A">
      <w:pPr>
        <w:spacing w:after="0" w:line="240" w:lineRule="auto"/>
        <w:jc w:val="center"/>
        <w:rPr>
          <w:rFonts w:ascii="Times New Roman" w:eastAsia="Times New Roman" w:hAnsi="Times New Roman" w:cs="Times New Roman"/>
          <w:sz w:val="28"/>
          <w:szCs w:val="24"/>
        </w:rPr>
      </w:pPr>
      <w:r>
        <w:rPr>
          <w:rFonts w:ascii="Times New Roman" w:eastAsia="Times New Roman" w:hAnsi="Times New Roman" w:cs="Times New Roman"/>
          <w:b/>
          <w:bCs/>
          <w:color w:val="222222"/>
          <w:sz w:val="28"/>
          <w:szCs w:val="24"/>
          <w:shd w:val="clear" w:color="auto" w:fill="FFFFFF"/>
        </w:rPr>
        <w:t xml:space="preserve">Hamza </w:t>
      </w:r>
      <w:proofErr w:type="spellStart"/>
      <w:r>
        <w:rPr>
          <w:rFonts w:ascii="Times New Roman" w:eastAsia="Times New Roman" w:hAnsi="Times New Roman" w:cs="Times New Roman"/>
          <w:b/>
          <w:bCs/>
          <w:color w:val="222222"/>
          <w:sz w:val="28"/>
          <w:szCs w:val="24"/>
          <w:shd w:val="clear" w:color="auto" w:fill="FFFFFF"/>
        </w:rPr>
        <w:t>Irfan</w:t>
      </w:r>
      <w:proofErr w:type="spellEnd"/>
      <w:r>
        <w:rPr>
          <w:rFonts w:ascii="Times New Roman" w:eastAsia="Times New Roman" w:hAnsi="Times New Roman" w:cs="Times New Roman"/>
          <w:b/>
          <w:bCs/>
          <w:color w:val="222222"/>
          <w:sz w:val="28"/>
          <w:szCs w:val="24"/>
          <w:shd w:val="clear" w:color="auto" w:fill="FFFFFF"/>
        </w:rPr>
        <w:t xml:space="preserve">, </w:t>
      </w:r>
      <w:proofErr w:type="spellStart"/>
      <w:r w:rsidR="006E3600">
        <w:rPr>
          <w:rFonts w:ascii="Times New Roman" w:eastAsia="Times New Roman" w:hAnsi="Times New Roman" w:cs="Times New Roman"/>
          <w:b/>
          <w:bCs/>
          <w:color w:val="222222"/>
          <w:sz w:val="28"/>
          <w:szCs w:val="24"/>
          <w:shd w:val="clear" w:color="auto" w:fill="FFFFFF"/>
        </w:rPr>
        <w:t>Yabudullah</w:t>
      </w:r>
      <w:proofErr w:type="spellEnd"/>
      <w:r w:rsidR="006E3600">
        <w:rPr>
          <w:rFonts w:ascii="Times New Roman" w:eastAsia="Times New Roman" w:hAnsi="Times New Roman" w:cs="Times New Roman"/>
          <w:b/>
          <w:bCs/>
          <w:color w:val="222222"/>
          <w:sz w:val="28"/>
          <w:szCs w:val="24"/>
          <w:shd w:val="clear" w:color="auto" w:fill="FFFFFF"/>
        </w:rPr>
        <w:t xml:space="preserve"> </w:t>
      </w:r>
      <w:proofErr w:type="spellStart"/>
      <w:r w:rsidR="006E3600">
        <w:rPr>
          <w:rFonts w:ascii="Times New Roman" w:eastAsia="Times New Roman" w:hAnsi="Times New Roman" w:cs="Times New Roman"/>
          <w:b/>
          <w:bCs/>
          <w:color w:val="222222"/>
          <w:sz w:val="28"/>
          <w:szCs w:val="24"/>
          <w:shd w:val="clear" w:color="auto" w:fill="FFFFFF"/>
        </w:rPr>
        <w:t>Bakhtiar</w:t>
      </w:r>
      <w:proofErr w:type="spellEnd"/>
      <w:r w:rsidR="006E3600">
        <w:rPr>
          <w:rFonts w:ascii="Times New Roman" w:eastAsia="Times New Roman" w:hAnsi="Times New Roman" w:cs="Times New Roman"/>
          <w:b/>
          <w:bCs/>
          <w:color w:val="222222"/>
          <w:sz w:val="28"/>
          <w:szCs w:val="24"/>
          <w:shd w:val="clear" w:color="auto" w:fill="FFFFFF"/>
        </w:rPr>
        <w:t xml:space="preserve">, </w:t>
      </w:r>
      <w:proofErr w:type="spellStart"/>
      <w:r w:rsidR="006E3600">
        <w:rPr>
          <w:rFonts w:ascii="Times New Roman" w:eastAsia="Times New Roman" w:hAnsi="Times New Roman" w:cs="Times New Roman"/>
          <w:b/>
          <w:bCs/>
          <w:color w:val="222222"/>
          <w:sz w:val="28"/>
          <w:szCs w:val="24"/>
          <w:shd w:val="clear" w:color="auto" w:fill="FFFFFF"/>
        </w:rPr>
        <w:t>Hasan</w:t>
      </w:r>
      <w:proofErr w:type="spellEnd"/>
      <w:r w:rsidR="006E3600">
        <w:rPr>
          <w:rFonts w:ascii="Times New Roman" w:eastAsia="Times New Roman" w:hAnsi="Times New Roman" w:cs="Times New Roman"/>
          <w:b/>
          <w:bCs/>
          <w:color w:val="222222"/>
          <w:sz w:val="28"/>
          <w:szCs w:val="24"/>
          <w:shd w:val="clear" w:color="auto" w:fill="FFFFFF"/>
        </w:rPr>
        <w:t xml:space="preserve"> T</w:t>
      </w:r>
      <w:r w:rsidR="00CD4FF4">
        <w:rPr>
          <w:rFonts w:ascii="Times New Roman" w:eastAsia="Times New Roman" w:hAnsi="Times New Roman" w:cs="Times New Roman"/>
          <w:b/>
          <w:bCs/>
          <w:color w:val="222222"/>
          <w:sz w:val="28"/>
          <w:szCs w:val="24"/>
          <w:shd w:val="clear" w:color="auto" w:fill="FFFFFF"/>
        </w:rPr>
        <w:t xml:space="preserve">ariq, </w:t>
      </w:r>
      <w:r w:rsidR="006E3600">
        <w:rPr>
          <w:rFonts w:ascii="Times New Roman" w:eastAsia="Times New Roman" w:hAnsi="Times New Roman" w:cs="Times New Roman"/>
          <w:b/>
          <w:bCs/>
          <w:color w:val="222222"/>
          <w:sz w:val="28"/>
          <w:szCs w:val="24"/>
          <w:shd w:val="clear" w:color="auto" w:fill="FFFFFF"/>
        </w:rPr>
        <w:t xml:space="preserve">&amp; </w:t>
      </w:r>
      <w:r w:rsidR="00CD4FF4">
        <w:rPr>
          <w:rFonts w:ascii="Times New Roman" w:eastAsia="Times New Roman" w:hAnsi="Times New Roman" w:cs="Times New Roman"/>
          <w:b/>
          <w:bCs/>
          <w:color w:val="222222"/>
          <w:sz w:val="28"/>
          <w:szCs w:val="24"/>
          <w:shd w:val="clear" w:color="auto" w:fill="FFFFFF"/>
        </w:rPr>
        <w:t>Sadaf Shaikh</w:t>
      </w:r>
    </w:p>
    <w:p w14:paraId="2C616964" w14:textId="77777777" w:rsidR="00B9311A" w:rsidRPr="00B9311A" w:rsidRDefault="00B9311A" w:rsidP="00B9311A">
      <w:pPr>
        <w:spacing w:after="0" w:line="240" w:lineRule="auto"/>
        <w:rPr>
          <w:rFonts w:ascii="Times New Roman" w:eastAsia="Times New Roman" w:hAnsi="Times New Roman" w:cs="Times New Roman"/>
          <w:sz w:val="24"/>
          <w:szCs w:val="24"/>
        </w:rPr>
      </w:pPr>
    </w:p>
    <w:p w14:paraId="3014F58C" w14:textId="77777777" w:rsidR="00B9311A" w:rsidRPr="006E3600" w:rsidRDefault="00B9311A" w:rsidP="006E3600">
      <w:pPr>
        <w:pStyle w:val="ListParagraph"/>
        <w:numPr>
          <w:ilvl w:val="0"/>
          <w:numId w:val="35"/>
        </w:numPr>
        <w:spacing w:after="0" w:line="240" w:lineRule="auto"/>
        <w:rPr>
          <w:rFonts w:ascii="Times New Roman" w:eastAsia="Times New Roman" w:hAnsi="Times New Roman" w:cs="Times New Roman"/>
          <w:b/>
          <w:bCs/>
          <w:color w:val="000000"/>
          <w:sz w:val="24"/>
          <w:szCs w:val="24"/>
        </w:rPr>
      </w:pPr>
      <w:r w:rsidRPr="006E3600">
        <w:rPr>
          <w:rFonts w:ascii="Times New Roman" w:eastAsia="Times New Roman" w:hAnsi="Times New Roman" w:cs="Times New Roman"/>
          <w:b/>
          <w:bCs/>
          <w:color w:val="000000"/>
          <w:sz w:val="24"/>
          <w:szCs w:val="24"/>
        </w:rPr>
        <w:t>Introduction</w:t>
      </w:r>
    </w:p>
    <w:p w14:paraId="7FC44FE2" w14:textId="77777777" w:rsidR="006E3600" w:rsidRDefault="006E3600" w:rsidP="006E3600">
      <w:pPr>
        <w:spacing w:after="0" w:line="240" w:lineRule="auto"/>
        <w:rPr>
          <w:rFonts w:ascii="Times New Roman" w:eastAsia="Times New Roman" w:hAnsi="Times New Roman" w:cs="Times New Roman"/>
          <w:sz w:val="24"/>
          <w:szCs w:val="24"/>
        </w:rPr>
      </w:pPr>
    </w:p>
    <w:p w14:paraId="52111A09" w14:textId="77777777" w:rsidR="00CD4FF4" w:rsidRPr="006E3600" w:rsidRDefault="00CD4FF4" w:rsidP="006E3600">
      <w:pPr>
        <w:pStyle w:val="ListParagraph"/>
        <w:numPr>
          <w:ilvl w:val="0"/>
          <w:numId w:val="34"/>
        </w:numPr>
        <w:spacing w:after="0" w:line="240" w:lineRule="auto"/>
        <w:rPr>
          <w:rFonts w:ascii="Times New Roman" w:eastAsia="Times New Roman" w:hAnsi="Times New Roman" w:cs="Times New Roman"/>
          <w:sz w:val="24"/>
          <w:szCs w:val="24"/>
          <w:u w:val="single"/>
        </w:rPr>
      </w:pPr>
      <w:r w:rsidRPr="006E3600">
        <w:rPr>
          <w:rFonts w:ascii="Times New Roman" w:eastAsia="Times New Roman" w:hAnsi="Times New Roman" w:cs="Times New Roman"/>
          <w:sz w:val="24"/>
          <w:szCs w:val="24"/>
          <w:u w:val="single"/>
        </w:rPr>
        <w:t>Problem Statement</w:t>
      </w:r>
    </w:p>
    <w:p w14:paraId="4675773D" w14:textId="77777777" w:rsidR="00CD4FF4" w:rsidRDefault="00CD4FF4" w:rsidP="00CD4FF4">
      <w:pPr>
        <w:pStyle w:val="ListParagraph"/>
        <w:spacing w:after="0" w:line="240" w:lineRule="auto"/>
        <w:rPr>
          <w:rFonts w:ascii="Times New Roman" w:eastAsia="Times New Roman" w:hAnsi="Times New Roman" w:cs="Times New Roman"/>
          <w:sz w:val="24"/>
          <w:szCs w:val="24"/>
        </w:rPr>
      </w:pPr>
    </w:p>
    <w:p w14:paraId="269228C2" w14:textId="77777777" w:rsidR="006E3600" w:rsidRDefault="006E3600" w:rsidP="006E3600">
      <w:pPr>
        <w:pStyle w:val="paragraph"/>
        <w:spacing w:beforeAutospacing="0" w:after="0" w:afterAutospacing="0" w:line="480" w:lineRule="auto"/>
        <w:textAlignment w:val="baseline"/>
        <w:rPr>
          <w:rFonts w:ascii="Times" w:hAnsi="Times"/>
        </w:rPr>
      </w:pPr>
      <w:r>
        <w:rPr>
          <w:rFonts w:ascii="Times" w:hAnsi="Times"/>
        </w:rPr>
        <w:t>We aim to model and implement the Twin-Rotor-MIMO Systems (TRMS). Although the original TRMS setup involves free rotation in both, the vertical plane (pitch) and the horizontal plane (yaw), the beam in our model will only be rotating in the vertical plane. We do plan, however, to eventually reach two degrees of freedom of motion for the beam. The plant will stabilize and reposition rotors, each situated at the far end of the beam, using a DC motor-based servomechanism.</w:t>
      </w:r>
    </w:p>
    <w:p w14:paraId="01307AD7" w14:textId="2D23836B" w:rsidR="001B282E" w:rsidRPr="006E3600" w:rsidRDefault="00CD4FF4" w:rsidP="006E3600">
      <w:pPr>
        <w:pStyle w:val="ListParagraph"/>
        <w:numPr>
          <w:ilvl w:val="0"/>
          <w:numId w:val="34"/>
        </w:numPr>
        <w:spacing w:after="0" w:line="240" w:lineRule="auto"/>
        <w:rPr>
          <w:rFonts w:ascii="Times New Roman" w:eastAsia="Times New Roman" w:hAnsi="Times New Roman" w:cs="Times New Roman"/>
          <w:sz w:val="24"/>
          <w:szCs w:val="24"/>
          <w:u w:val="single"/>
        </w:rPr>
      </w:pPr>
      <w:r w:rsidRPr="006E3600">
        <w:rPr>
          <w:rFonts w:ascii="Times New Roman" w:eastAsia="Times New Roman" w:hAnsi="Times New Roman" w:cs="Times New Roman"/>
          <w:sz w:val="24"/>
          <w:szCs w:val="24"/>
          <w:u w:val="single"/>
        </w:rPr>
        <w:t xml:space="preserve">Application </w:t>
      </w:r>
    </w:p>
    <w:p w14:paraId="236C310F" w14:textId="77777777" w:rsidR="00CD4FF4" w:rsidRDefault="00CD4FF4" w:rsidP="00CD4FF4">
      <w:pPr>
        <w:pStyle w:val="ListParagraph"/>
        <w:spacing w:after="0" w:line="240" w:lineRule="auto"/>
        <w:rPr>
          <w:rFonts w:ascii="Times New Roman" w:eastAsia="Times New Roman" w:hAnsi="Times New Roman" w:cs="Times New Roman"/>
          <w:sz w:val="24"/>
          <w:szCs w:val="24"/>
        </w:rPr>
      </w:pPr>
    </w:p>
    <w:p w14:paraId="32E2A32A" w14:textId="77777777" w:rsidR="006E3600" w:rsidRDefault="00CD4FF4" w:rsidP="006E3600">
      <w:pPr>
        <w:spacing w:line="480" w:lineRule="auto"/>
        <w:rPr>
          <w:rFonts w:ascii="Times" w:hAnsi="Times"/>
        </w:rPr>
      </w:pPr>
      <w:r w:rsidRPr="006E3600">
        <w:rPr>
          <w:rFonts w:ascii="Times" w:hAnsi="Times" w:cs="Times New Roman"/>
          <w:sz w:val="24"/>
          <w:szCs w:val="24"/>
        </w:rPr>
        <w:t>The Twin Rotor MIMO System (TRMS) resembles behavior of a helicopter. From a control perspective it is used to model higher order nonlinear systems with coupling between the rotors. It is used in aerodynamics for modeling and stability of a system. If either of the rotor faces external disturbance, the controller automatically adjusts the thrust of the rotors to balance the beam (system). The system is designed to be a simpler version of a helicopter or a bi-copter depending how the angle of attacks of the two rotors are adjusted.</w:t>
      </w:r>
    </w:p>
    <w:p w14:paraId="3BE53C3C" w14:textId="3B9A567A" w:rsidR="00177741" w:rsidRPr="006E3600" w:rsidRDefault="00CD4FF4" w:rsidP="006E3600">
      <w:pPr>
        <w:pStyle w:val="ListParagraph"/>
        <w:numPr>
          <w:ilvl w:val="0"/>
          <w:numId w:val="34"/>
        </w:numPr>
        <w:spacing w:line="480" w:lineRule="auto"/>
        <w:rPr>
          <w:rFonts w:ascii="Times" w:hAnsi="Times"/>
          <w:u w:val="single"/>
        </w:rPr>
      </w:pPr>
      <w:r w:rsidRPr="006E3600">
        <w:rPr>
          <w:rFonts w:ascii="Times New Roman" w:eastAsia="Times New Roman" w:hAnsi="Times New Roman" w:cs="Times New Roman"/>
          <w:sz w:val="24"/>
          <w:u w:val="single"/>
        </w:rPr>
        <w:t>Motivation</w:t>
      </w:r>
    </w:p>
    <w:p w14:paraId="21D5834E" w14:textId="6A3C3A5E" w:rsidR="006E3600" w:rsidRPr="006E3600" w:rsidRDefault="00A93C81" w:rsidP="006E3600">
      <w:pPr>
        <w:spacing w:line="480" w:lineRule="auto"/>
        <w:rPr>
          <w:rFonts w:ascii="Times" w:hAnsi="Times"/>
          <w:u w:val="single"/>
        </w:rPr>
      </w:pPr>
      <w:r>
        <w:rPr>
          <w:rStyle w:val="normaltextrun"/>
          <w:rFonts w:ascii="Times" w:hAnsi="Times" w:cs="Times"/>
          <w:shd w:val="clear" w:color="auto" w:fill="FFFFFF"/>
        </w:rPr>
        <w:t xml:space="preserve">The motivation behind doing this project is to apply the theoretical knowledge in classes to real-life applications. We chose this topic specifically because of the complex modelling that this system offers to further learn about significance of modelling in a system. Furthermore, another reason to work on this </w:t>
      </w:r>
      <w:r>
        <w:rPr>
          <w:rStyle w:val="normaltextrun"/>
          <w:rFonts w:ascii="Times" w:hAnsi="Times" w:cs="Times"/>
          <w:shd w:val="clear" w:color="auto" w:fill="FFFFFF"/>
        </w:rPr>
        <w:lastRenderedPageBreak/>
        <w:t>project was to learn about controllers how they operate in real time and impact of a controller in feedback control system.</w:t>
      </w:r>
      <w:r>
        <w:rPr>
          <w:rStyle w:val="eop"/>
          <w:rFonts w:ascii="Times" w:hAnsi="Times" w:cs="Times"/>
          <w:color w:val="000000"/>
          <w:shd w:val="clear" w:color="auto" w:fill="FFFFFF"/>
        </w:rPr>
        <w:t> </w:t>
      </w:r>
    </w:p>
    <w:p w14:paraId="64449121" w14:textId="6C3B88A7" w:rsidR="003C207A" w:rsidRDefault="00B9311A" w:rsidP="006E3600">
      <w:pPr>
        <w:pStyle w:val="ListParagraph"/>
        <w:numPr>
          <w:ilvl w:val="0"/>
          <w:numId w:val="35"/>
        </w:numPr>
        <w:spacing w:after="0" w:line="240" w:lineRule="auto"/>
        <w:rPr>
          <w:rFonts w:ascii="Times New Roman" w:eastAsia="Times New Roman" w:hAnsi="Times New Roman" w:cs="Times New Roman"/>
          <w:color w:val="000000"/>
          <w:sz w:val="24"/>
          <w:szCs w:val="24"/>
        </w:rPr>
      </w:pPr>
      <w:r w:rsidRPr="006E3600">
        <w:rPr>
          <w:rFonts w:ascii="Times New Roman" w:eastAsia="Times New Roman" w:hAnsi="Times New Roman" w:cs="Times New Roman"/>
          <w:b/>
          <w:bCs/>
          <w:color w:val="000000"/>
          <w:sz w:val="24"/>
          <w:szCs w:val="24"/>
        </w:rPr>
        <w:t>Methods and Materials</w:t>
      </w:r>
      <w:r w:rsidR="003C207A" w:rsidRPr="006E3600">
        <w:rPr>
          <w:rFonts w:ascii="Times New Roman" w:eastAsia="Times New Roman" w:hAnsi="Times New Roman" w:cs="Times New Roman"/>
          <w:color w:val="000000"/>
          <w:sz w:val="24"/>
          <w:szCs w:val="24"/>
        </w:rPr>
        <w:t xml:space="preserve"> </w:t>
      </w:r>
    </w:p>
    <w:p w14:paraId="6C898D3B" w14:textId="77777777" w:rsidR="003A6DCC" w:rsidDel="00AF117A" w:rsidRDefault="003A6DCC">
      <w:pPr>
        <w:pStyle w:val="ListParagraph"/>
        <w:spacing w:after="0" w:line="240" w:lineRule="auto"/>
        <w:ind w:left="360"/>
        <w:rPr>
          <w:del w:id="0" w:author="sadaf shaikh" w:date="2021-12-19T00:04:00Z"/>
          <w:rFonts w:ascii="Times New Roman" w:eastAsia="Times New Roman" w:hAnsi="Times New Roman" w:cs="Times New Roman"/>
          <w:color w:val="000000"/>
          <w:sz w:val="24"/>
          <w:szCs w:val="24"/>
        </w:rPr>
        <w:pPrChange w:id="1" w:author="sadaf shaikh" w:date="2021-12-19T00:04:00Z">
          <w:pPr>
            <w:spacing w:after="0" w:line="240" w:lineRule="auto"/>
          </w:pPr>
        </w:pPrChange>
      </w:pPr>
    </w:p>
    <w:p w14:paraId="02652C31" w14:textId="77777777" w:rsidR="00AF117A" w:rsidRDefault="00AF117A" w:rsidP="003A6DCC">
      <w:pPr>
        <w:pStyle w:val="ListParagraph"/>
        <w:spacing w:after="0" w:line="240" w:lineRule="auto"/>
        <w:ind w:left="360"/>
        <w:rPr>
          <w:ins w:id="2" w:author="sadaf shaikh" w:date="2021-12-19T00:04:00Z"/>
          <w:rFonts w:ascii="Times New Roman" w:eastAsia="Times New Roman" w:hAnsi="Times New Roman" w:cs="Times New Roman"/>
          <w:color w:val="000000"/>
          <w:sz w:val="24"/>
          <w:szCs w:val="24"/>
        </w:rPr>
      </w:pPr>
    </w:p>
    <w:p w14:paraId="3580814C" w14:textId="34628939" w:rsidR="00177741" w:rsidRPr="00AF117A" w:rsidRDefault="00177741">
      <w:pPr>
        <w:pStyle w:val="ListParagraph"/>
        <w:numPr>
          <w:ilvl w:val="0"/>
          <w:numId w:val="41"/>
        </w:numPr>
        <w:spacing w:after="0" w:line="240" w:lineRule="auto"/>
        <w:rPr>
          <w:ins w:id="3" w:author="sadaf shaikh" w:date="2021-12-19T00:04:00Z"/>
          <w:color w:val="000000"/>
          <w:u w:val="single"/>
          <w:rPrChange w:id="4" w:author="sadaf shaikh" w:date="2021-12-19T00:04:00Z">
            <w:rPr>
              <w:ins w:id="5" w:author="sadaf shaikh" w:date="2021-12-19T00:04:00Z"/>
              <w:rFonts w:ascii="Times New Roman" w:eastAsia="Times New Roman" w:hAnsi="Times New Roman" w:cs="Times New Roman"/>
              <w:sz w:val="24"/>
              <w:szCs w:val="24"/>
            </w:rPr>
          </w:rPrChange>
        </w:rPr>
        <w:pPrChange w:id="6" w:author="sadaf shaikh" w:date="2021-12-19T00:04:00Z">
          <w:pPr>
            <w:pStyle w:val="ListParagraph"/>
            <w:spacing w:after="0" w:line="240" w:lineRule="auto"/>
            <w:ind w:left="0"/>
          </w:pPr>
        </w:pPrChange>
      </w:pPr>
      <w:r w:rsidRPr="00AF117A">
        <w:rPr>
          <w:rFonts w:ascii="Times New Roman" w:eastAsia="Times New Roman" w:hAnsi="Times New Roman" w:cs="Times New Roman"/>
          <w:sz w:val="24"/>
          <w:szCs w:val="24"/>
          <w:u w:val="single"/>
          <w:rPrChange w:id="7" w:author="sadaf shaikh" w:date="2021-12-19T00:04:00Z">
            <w:rPr/>
          </w:rPrChange>
        </w:rPr>
        <w:t xml:space="preserve">Block Diagram </w:t>
      </w:r>
    </w:p>
    <w:p w14:paraId="6D7175EA" w14:textId="77777777" w:rsidR="00AF117A" w:rsidRPr="00010224" w:rsidRDefault="00AF117A">
      <w:pPr>
        <w:spacing w:after="0" w:line="240" w:lineRule="auto"/>
        <w:rPr>
          <w:rFonts w:ascii="Times New Roman" w:hAnsi="Times New Roman" w:cs="Times New Roman"/>
          <w:color w:val="000000"/>
          <w:sz w:val="24"/>
          <w:rPrChange w:id="8" w:author="sadaf shaikh" w:date="2021-12-19T00:04:00Z">
            <w:rPr/>
          </w:rPrChange>
        </w:rPr>
        <w:pPrChange w:id="9" w:author="sadaf shaikh" w:date="2021-12-19T00:04:00Z">
          <w:pPr>
            <w:pStyle w:val="ListParagraph"/>
            <w:spacing w:after="0" w:line="240" w:lineRule="auto"/>
            <w:ind w:left="0"/>
          </w:pPr>
        </w:pPrChange>
      </w:pPr>
    </w:p>
    <w:p w14:paraId="66127DA8" w14:textId="2BE601B8" w:rsidR="001F061F" w:rsidRDefault="37E505C5" w:rsidP="00A518B1">
      <w:pPr>
        <w:pStyle w:val="ListParagraph"/>
        <w:spacing w:after="0" w:line="240" w:lineRule="auto"/>
        <w:rPr>
          <w:rFonts w:ascii="Times New Roman" w:eastAsia="Times New Roman" w:hAnsi="Times New Roman" w:cs="Times New Roman"/>
          <w:sz w:val="24"/>
          <w:szCs w:val="24"/>
        </w:rPr>
      </w:pPr>
      <w:r>
        <w:rPr>
          <w:noProof/>
        </w:rPr>
        <w:drawing>
          <wp:inline distT="0" distB="0" distL="0" distR="0" wp14:anchorId="31DCB24E" wp14:editId="275137C1">
            <wp:extent cx="2259774" cy="5352098"/>
            <wp:effectExtent l="0" t="3175"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rot="16200000">
                      <a:off x="0" y="0"/>
                      <a:ext cx="2259774" cy="5352098"/>
                    </a:xfrm>
                    <a:prstGeom prst="rect">
                      <a:avLst/>
                    </a:prstGeom>
                  </pic:spPr>
                </pic:pic>
              </a:graphicData>
            </a:graphic>
          </wp:inline>
        </w:drawing>
      </w:r>
    </w:p>
    <w:p w14:paraId="09C1033B" w14:textId="435BCAF1" w:rsidR="00CD4FF4" w:rsidRDefault="00CD4FF4" w:rsidP="00AF117A">
      <w:pPr>
        <w:pStyle w:val="ListParagraph"/>
        <w:keepNext/>
        <w:spacing w:after="0" w:line="240" w:lineRule="auto"/>
        <w:jc w:val="center"/>
      </w:pPr>
    </w:p>
    <w:p w14:paraId="45171F87" w14:textId="53C49173" w:rsidR="00CD4FF4" w:rsidRDefault="00CD4FF4" w:rsidP="00AF117A">
      <w:pPr>
        <w:pStyle w:val="Caption"/>
        <w:ind w:left="-180"/>
        <w:jc w:val="center"/>
      </w:pPr>
      <w:r>
        <w:t xml:space="preserve">Figure </w:t>
      </w:r>
      <w:r>
        <w:fldChar w:fldCharType="begin"/>
      </w:r>
      <w:r>
        <w:instrText>SEQ Figure \* ARABIC</w:instrText>
      </w:r>
      <w:r>
        <w:fldChar w:fldCharType="separate"/>
      </w:r>
      <w:r w:rsidR="004F6ACB">
        <w:rPr>
          <w:noProof/>
        </w:rPr>
        <w:t>1</w:t>
      </w:r>
      <w:r>
        <w:fldChar w:fldCharType="end"/>
      </w:r>
      <w:r>
        <w:t>: Block Diagram</w:t>
      </w:r>
    </w:p>
    <w:p w14:paraId="4C32B75A" w14:textId="4157F08C" w:rsidR="00010224" w:rsidRPr="00010224" w:rsidRDefault="00010224" w:rsidP="00010224">
      <w:pPr>
        <w:pStyle w:val="ListParagraph"/>
        <w:spacing w:after="0" w:line="240" w:lineRule="auto"/>
        <w:ind w:left="360"/>
        <w:rPr>
          <w:rFonts w:ascii="Times New Roman" w:eastAsia="Times New Roman" w:hAnsi="Times New Roman" w:cs="Times New Roman"/>
          <w:sz w:val="28"/>
          <w:szCs w:val="24"/>
        </w:rPr>
      </w:pPr>
      <w:r>
        <w:rPr>
          <w:rStyle w:val="normaltextrun"/>
          <w:rFonts w:ascii="Times New Roman" w:hAnsi="Times New Roman" w:cs="Times New Roman"/>
          <w:sz w:val="24"/>
          <w:shd w:val="clear" w:color="auto" w:fill="FFFFFF"/>
        </w:rPr>
        <w:t>The block diagram above</w:t>
      </w:r>
      <w:r w:rsidRPr="00010224">
        <w:rPr>
          <w:rStyle w:val="normaltextrun"/>
          <w:rFonts w:ascii="Times New Roman" w:hAnsi="Times New Roman" w:cs="Times New Roman"/>
          <w:sz w:val="24"/>
          <w:shd w:val="clear" w:color="auto" w:fill="FFFFFF"/>
        </w:rPr>
        <w:t xml:space="preserve"> </w:t>
      </w:r>
      <w:r>
        <w:rPr>
          <w:rStyle w:val="normaltextrun"/>
          <w:rFonts w:ascii="Times New Roman" w:hAnsi="Times New Roman" w:cs="Times New Roman"/>
          <w:sz w:val="24"/>
          <w:shd w:val="clear" w:color="auto" w:fill="FFFFFF"/>
        </w:rPr>
        <w:t>represents our system. T</w:t>
      </w:r>
      <w:r w:rsidRPr="00010224">
        <w:rPr>
          <w:rStyle w:val="normaltextrun"/>
          <w:rFonts w:ascii="Times New Roman" w:hAnsi="Times New Roman" w:cs="Times New Roman"/>
          <w:sz w:val="24"/>
          <w:shd w:val="clear" w:color="auto" w:fill="FFFFFF"/>
        </w:rPr>
        <w:t>he aim of the project is to control the position of the beam and balance it at the assigned set point. The sensor of the system is a potentiometer that takes in angular displacement and converts it into output voltage which is then sent to the controller that checks it against the input signal and minim</w:t>
      </w:r>
      <w:r>
        <w:rPr>
          <w:rStyle w:val="normaltextrun"/>
          <w:rFonts w:ascii="Times New Roman" w:hAnsi="Times New Roman" w:cs="Times New Roman"/>
          <w:sz w:val="24"/>
          <w:shd w:val="clear" w:color="auto" w:fill="FFFFFF"/>
        </w:rPr>
        <w:t>izes the error to 0. There are two</w:t>
      </w:r>
      <w:r w:rsidRPr="00010224">
        <w:rPr>
          <w:rStyle w:val="normaltextrun"/>
          <w:rFonts w:ascii="Times New Roman" w:hAnsi="Times New Roman" w:cs="Times New Roman"/>
          <w:sz w:val="24"/>
          <w:shd w:val="clear" w:color="auto" w:fill="FFFFFF"/>
        </w:rPr>
        <w:t xml:space="preserve"> motor</w:t>
      </w:r>
      <w:r>
        <w:rPr>
          <w:rStyle w:val="normaltextrun"/>
          <w:rFonts w:ascii="Times New Roman" w:hAnsi="Times New Roman" w:cs="Times New Roman"/>
          <w:sz w:val="24"/>
          <w:shd w:val="clear" w:color="auto" w:fill="FFFFFF"/>
        </w:rPr>
        <w:t>s in our system - tail motor and</w:t>
      </w:r>
      <w:r w:rsidRPr="00010224">
        <w:rPr>
          <w:rStyle w:val="normaltextrun"/>
          <w:rFonts w:ascii="Times New Roman" w:hAnsi="Times New Roman" w:cs="Times New Roman"/>
          <w:sz w:val="24"/>
          <w:shd w:val="clear" w:color="auto" w:fill="FFFFFF"/>
        </w:rPr>
        <w:t xml:space="preserve"> the main motor</w:t>
      </w:r>
      <w:r>
        <w:rPr>
          <w:rStyle w:val="normaltextrun"/>
          <w:rFonts w:ascii="Times New Roman" w:hAnsi="Times New Roman" w:cs="Times New Roman"/>
          <w:sz w:val="24"/>
          <w:shd w:val="clear" w:color="auto" w:fill="FFFFFF"/>
        </w:rPr>
        <w:t>. These motors</w:t>
      </w:r>
      <w:r w:rsidRPr="00010224">
        <w:rPr>
          <w:rStyle w:val="normaltextrun"/>
          <w:rFonts w:ascii="Times New Roman" w:hAnsi="Times New Roman" w:cs="Times New Roman"/>
          <w:sz w:val="24"/>
          <w:shd w:val="clear" w:color="auto" w:fill="FFFFFF"/>
        </w:rPr>
        <w:t xml:space="preserve"> are the actuating mechanisms of our system</w:t>
      </w:r>
      <w:r>
        <w:rPr>
          <w:rStyle w:val="normaltextrun"/>
          <w:rFonts w:ascii="Times New Roman" w:hAnsi="Times New Roman" w:cs="Times New Roman"/>
          <w:sz w:val="24"/>
          <w:shd w:val="clear" w:color="auto" w:fill="FFFFFF"/>
        </w:rPr>
        <w:t>. Th</w:t>
      </w:r>
      <w:r w:rsidRPr="00010224">
        <w:rPr>
          <w:rStyle w:val="normaltextrun"/>
          <w:rFonts w:ascii="Times New Roman" w:hAnsi="Times New Roman" w:cs="Times New Roman"/>
          <w:sz w:val="24"/>
          <w:shd w:val="clear" w:color="auto" w:fill="FFFFFF"/>
        </w:rPr>
        <w:t xml:space="preserve">ey are controlled by the controller and turned on whenever the beam is displaced from its set point position to bring it back to its </w:t>
      </w:r>
      <w:r>
        <w:rPr>
          <w:rStyle w:val="normaltextrun"/>
          <w:rFonts w:ascii="Times New Roman" w:hAnsi="Times New Roman" w:cs="Times New Roman"/>
          <w:sz w:val="24"/>
          <w:shd w:val="clear" w:color="auto" w:fill="FFFFFF"/>
        </w:rPr>
        <w:t xml:space="preserve">desired </w:t>
      </w:r>
      <w:r w:rsidRPr="00010224">
        <w:rPr>
          <w:rStyle w:val="normaltextrun"/>
          <w:rFonts w:ascii="Times New Roman" w:hAnsi="Times New Roman" w:cs="Times New Roman"/>
          <w:sz w:val="24"/>
          <w:shd w:val="clear" w:color="auto" w:fill="FFFFFF"/>
        </w:rPr>
        <w:t>position. The plant comprises of the beam fitted with motors on both ends of the beam which is held by a vertical support from the center. The possible source of disturbance in our system can be turbulence from wind or external force which causes movement of the beam.</w:t>
      </w:r>
      <w:r w:rsidRPr="00010224">
        <w:rPr>
          <w:rStyle w:val="eop"/>
          <w:rFonts w:ascii="Times New Roman" w:hAnsi="Times New Roman" w:cs="Times New Roman"/>
          <w:color w:val="000000"/>
          <w:sz w:val="24"/>
          <w:shd w:val="clear" w:color="auto" w:fill="FFFFFF"/>
        </w:rPr>
        <w:t> </w:t>
      </w:r>
    </w:p>
    <w:p w14:paraId="52983BA6" w14:textId="77777777" w:rsidR="00B777B6" w:rsidRDefault="00B777B6" w:rsidP="00B777B6">
      <w:pPr>
        <w:spacing w:after="240" w:line="240" w:lineRule="auto"/>
      </w:pPr>
    </w:p>
    <w:p w14:paraId="2E21D2C1" w14:textId="2005C153" w:rsidR="0042445F" w:rsidRDefault="00AD7A5F" w:rsidP="00B777B6">
      <w:pPr>
        <w:spacing w:after="24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project we built the mathematical models for the sensor, plant and motors using grey-box modelling, first principles, and grey-box modelling, respectively. We built a relationship between the input voltage provided to the motors and the thrust generated due to the propeller rotation </w:t>
      </w:r>
      <w:r w:rsidR="00A95ED0">
        <w:rPr>
          <w:rFonts w:ascii="Times New Roman" w:eastAsia="Times New Roman" w:hAnsi="Times New Roman" w:cs="Times New Roman"/>
          <w:sz w:val="24"/>
          <w:szCs w:val="24"/>
        </w:rPr>
        <w:t>to determine the order of the motor system. We used MPU-</w:t>
      </w:r>
      <w:r w:rsidR="00695FEA">
        <w:rPr>
          <w:rFonts w:ascii="Times New Roman" w:eastAsia="Times New Roman" w:hAnsi="Times New Roman" w:cs="Times New Roman"/>
          <w:sz w:val="24"/>
          <w:szCs w:val="24"/>
        </w:rPr>
        <w:t>92</w:t>
      </w:r>
      <w:r w:rsidR="00A95ED0">
        <w:rPr>
          <w:rFonts w:ascii="Times New Roman" w:eastAsia="Times New Roman" w:hAnsi="Times New Roman" w:cs="Times New Roman"/>
          <w:sz w:val="24"/>
          <w:szCs w:val="24"/>
        </w:rPr>
        <w:t xml:space="preserve">50 to measure orientation and displacement of the beam. We used </w:t>
      </w:r>
      <w:proofErr w:type="spellStart"/>
      <w:r w:rsidR="00A95ED0">
        <w:rPr>
          <w:rFonts w:ascii="Times New Roman" w:eastAsia="Times New Roman" w:hAnsi="Times New Roman" w:cs="Times New Roman"/>
          <w:sz w:val="24"/>
          <w:szCs w:val="24"/>
        </w:rPr>
        <w:t>Kalman</w:t>
      </w:r>
      <w:proofErr w:type="spellEnd"/>
      <w:r w:rsidR="00A95ED0">
        <w:rPr>
          <w:rFonts w:ascii="Times New Roman" w:eastAsia="Times New Roman" w:hAnsi="Times New Roman" w:cs="Times New Roman"/>
          <w:sz w:val="24"/>
          <w:szCs w:val="24"/>
        </w:rPr>
        <w:t xml:space="preserve"> filter to sensor fuse the readings from the three-axis accelerometer and the three-axis gyroscope for accurate sensor readings. </w:t>
      </w:r>
    </w:p>
    <w:p w14:paraId="4AFC9CB6" w14:textId="6901D5E1" w:rsidR="00A95ED0" w:rsidRDefault="00A95ED0" w:rsidP="00010224">
      <w:pPr>
        <w:spacing w:after="24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We determined the motor resistance in the following way:</w:t>
      </w:r>
    </w:p>
    <w:p w14:paraId="5F7D813C" w14:textId="77777777" w:rsidR="00A95ED0" w:rsidRPr="003A6DCC" w:rsidRDefault="00A95ED0" w:rsidP="00A95ED0">
      <w:pPr>
        <w:pStyle w:val="ListParagraph"/>
        <w:numPr>
          <w:ilvl w:val="0"/>
          <w:numId w:val="20"/>
        </w:numPr>
        <w:spacing w:after="0" w:line="264" w:lineRule="auto"/>
        <w:jc w:val="both"/>
        <w:rPr>
          <w:rFonts w:ascii="Times New Roman" w:hAnsi="Times New Roman" w:cs="Times New Roman"/>
          <w:sz w:val="24"/>
          <w:szCs w:val="24"/>
        </w:rPr>
      </w:pPr>
      <w:r w:rsidRPr="003A6DCC">
        <w:rPr>
          <w:rFonts w:ascii="Times New Roman" w:hAnsi="Times New Roman" w:cs="Times New Roman"/>
          <w:sz w:val="24"/>
          <w:szCs w:val="24"/>
        </w:rPr>
        <w:t>Approach</w:t>
      </w:r>
    </w:p>
    <w:p w14:paraId="6CD3CABD" w14:textId="77777777" w:rsidR="00A95ED0" w:rsidRPr="003A6DCC" w:rsidRDefault="00A95ED0" w:rsidP="00A95ED0">
      <w:pPr>
        <w:pStyle w:val="ListParagraph"/>
        <w:numPr>
          <w:ilvl w:val="0"/>
          <w:numId w:val="21"/>
        </w:numPr>
        <w:spacing w:after="0" w:line="264" w:lineRule="auto"/>
        <w:jc w:val="both"/>
        <w:rPr>
          <w:rFonts w:ascii="Times New Roman" w:hAnsi="Times New Roman" w:cs="Times New Roman"/>
          <w:sz w:val="24"/>
          <w:szCs w:val="24"/>
        </w:rPr>
      </w:pPr>
      <w:r w:rsidRPr="003A6DCC">
        <w:rPr>
          <w:rFonts w:ascii="Times New Roman" w:hAnsi="Times New Roman" w:cs="Times New Roman"/>
          <w:sz w:val="24"/>
          <w:szCs w:val="24"/>
        </w:rPr>
        <w:lastRenderedPageBreak/>
        <w:t>Place one terminal of the multi-meter on any one of the terminals of the motor and place the other terminal of the multi-meter on the other terminal of the motor.</w:t>
      </w:r>
    </w:p>
    <w:p w14:paraId="14159CBD" w14:textId="77777777" w:rsidR="00A95ED0" w:rsidRPr="003A6DCC" w:rsidRDefault="00A95ED0" w:rsidP="00A95ED0">
      <w:pPr>
        <w:pStyle w:val="ListParagraph"/>
        <w:numPr>
          <w:ilvl w:val="0"/>
          <w:numId w:val="21"/>
        </w:numPr>
        <w:spacing w:after="0" w:line="264" w:lineRule="auto"/>
        <w:jc w:val="both"/>
        <w:rPr>
          <w:rFonts w:ascii="Times New Roman" w:hAnsi="Times New Roman" w:cs="Times New Roman"/>
          <w:sz w:val="24"/>
          <w:szCs w:val="24"/>
        </w:rPr>
      </w:pPr>
      <w:r w:rsidRPr="003A6DCC">
        <w:rPr>
          <w:rFonts w:ascii="Times New Roman" w:hAnsi="Times New Roman" w:cs="Times New Roman"/>
          <w:sz w:val="24"/>
          <w:szCs w:val="24"/>
        </w:rPr>
        <w:t>Switch the power supply of the multi-meter.</w:t>
      </w:r>
    </w:p>
    <w:p w14:paraId="1C2ABDAD" w14:textId="77777777" w:rsidR="00A95ED0" w:rsidRPr="003A6DCC" w:rsidRDefault="00A95ED0" w:rsidP="00A95ED0">
      <w:pPr>
        <w:pStyle w:val="ListParagraph"/>
        <w:numPr>
          <w:ilvl w:val="0"/>
          <w:numId w:val="21"/>
        </w:numPr>
        <w:spacing w:after="0" w:line="264" w:lineRule="auto"/>
        <w:jc w:val="both"/>
        <w:rPr>
          <w:rFonts w:ascii="Times New Roman" w:hAnsi="Times New Roman" w:cs="Times New Roman"/>
          <w:sz w:val="24"/>
          <w:szCs w:val="24"/>
        </w:rPr>
      </w:pPr>
      <w:r w:rsidRPr="003A6DCC">
        <w:rPr>
          <w:rFonts w:ascii="Times New Roman" w:hAnsi="Times New Roman" w:cs="Times New Roman"/>
          <w:sz w:val="24"/>
          <w:szCs w:val="24"/>
        </w:rPr>
        <w:t>Press the “Resistance (Ω)” parameter on the multi-meter.</w:t>
      </w:r>
    </w:p>
    <w:p w14:paraId="2EBB6679" w14:textId="77777777" w:rsidR="00A95ED0" w:rsidRPr="003A6DCC" w:rsidRDefault="00A95ED0" w:rsidP="00A95ED0">
      <w:pPr>
        <w:pStyle w:val="ListParagraph"/>
        <w:numPr>
          <w:ilvl w:val="0"/>
          <w:numId w:val="21"/>
        </w:numPr>
        <w:spacing w:after="0" w:line="264" w:lineRule="auto"/>
        <w:jc w:val="both"/>
        <w:rPr>
          <w:rFonts w:ascii="Times New Roman" w:hAnsi="Times New Roman" w:cs="Times New Roman"/>
          <w:sz w:val="24"/>
          <w:szCs w:val="24"/>
        </w:rPr>
      </w:pPr>
      <w:r w:rsidRPr="003A6DCC">
        <w:rPr>
          <w:rFonts w:ascii="Times New Roman" w:hAnsi="Times New Roman" w:cs="Times New Roman"/>
          <w:sz w:val="24"/>
          <w:szCs w:val="24"/>
        </w:rPr>
        <w:t>Record the first 5 fluctuating readings.</w:t>
      </w:r>
    </w:p>
    <w:p w14:paraId="6656F484" w14:textId="77777777" w:rsidR="00A95ED0" w:rsidRPr="003A6DCC" w:rsidRDefault="00A95ED0" w:rsidP="00A95ED0">
      <w:pPr>
        <w:pStyle w:val="ListParagraph"/>
        <w:numPr>
          <w:ilvl w:val="0"/>
          <w:numId w:val="21"/>
        </w:numPr>
        <w:spacing w:after="0" w:line="264" w:lineRule="auto"/>
        <w:jc w:val="both"/>
        <w:rPr>
          <w:rFonts w:ascii="Times New Roman" w:hAnsi="Times New Roman" w:cs="Times New Roman"/>
          <w:sz w:val="24"/>
          <w:szCs w:val="24"/>
        </w:rPr>
      </w:pPr>
      <w:r w:rsidRPr="003A6DCC">
        <w:rPr>
          <w:rFonts w:ascii="Times New Roman" w:hAnsi="Times New Roman" w:cs="Times New Roman"/>
          <w:sz w:val="24"/>
          <w:szCs w:val="24"/>
        </w:rPr>
        <w:t>Take average to obtain the value of R</w:t>
      </w:r>
      <w:r w:rsidRPr="003A6DCC">
        <w:rPr>
          <w:rFonts w:ascii="Times New Roman" w:hAnsi="Times New Roman" w:cs="Times New Roman"/>
          <w:sz w:val="24"/>
          <w:szCs w:val="24"/>
          <w:vertAlign w:val="subscript"/>
        </w:rPr>
        <w:t>m</w:t>
      </w:r>
      <w:r w:rsidRPr="003A6DCC">
        <w:rPr>
          <w:rFonts w:ascii="Times New Roman" w:hAnsi="Times New Roman" w:cs="Times New Roman"/>
          <w:sz w:val="24"/>
          <w:szCs w:val="24"/>
        </w:rPr>
        <w:t>.</w:t>
      </w:r>
    </w:p>
    <w:p w14:paraId="30EF4D83" w14:textId="77777777" w:rsidR="00A95ED0" w:rsidRPr="003A6DCC" w:rsidRDefault="00A95ED0" w:rsidP="00A95ED0">
      <w:pPr>
        <w:pStyle w:val="ListParagraph"/>
        <w:spacing w:after="0"/>
        <w:ind w:left="1440"/>
        <w:rPr>
          <w:rFonts w:ascii="Times New Roman" w:hAnsi="Times New Roman" w:cs="Times New Roman"/>
          <w:sz w:val="24"/>
          <w:szCs w:val="24"/>
        </w:rPr>
      </w:pPr>
    </w:p>
    <w:p w14:paraId="677D6118" w14:textId="77777777" w:rsidR="00A95ED0" w:rsidRPr="003A6DCC" w:rsidRDefault="00A95ED0" w:rsidP="00A95ED0">
      <w:pPr>
        <w:pStyle w:val="ListParagraph"/>
        <w:spacing w:after="0"/>
        <w:ind w:left="1440"/>
        <w:rPr>
          <w:rFonts w:ascii="Times New Roman" w:hAnsi="Times New Roman" w:cs="Times New Roman"/>
          <w:sz w:val="24"/>
          <w:szCs w:val="24"/>
        </w:rPr>
      </w:pPr>
      <w:r w:rsidRPr="003A6DCC">
        <w:rPr>
          <w:rFonts w:ascii="Times New Roman" w:hAnsi="Times New Roman" w:cs="Times New Roman"/>
          <w:sz w:val="24"/>
          <w:szCs w:val="24"/>
        </w:rPr>
        <w:t>Single number of trials were made. Within that one trial, an average reading was chosen for the resistance of the armature coil of the motor.</w:t>
      </w:r>
    </w:p>
    <w:p w14:paraId="5002D300" w14:textId="77777777" w:rsidR="00A95ED0" w:rsidRPr="003A6DCC" w:rsidRDefault="00A95ED0" w:rsidP="00A95ED0">
      <w:pPr>
        <w:pStyle w:val="ListParagraph"/>
        <w:spacing w:after="0"/>
        <w:ind w:left="1440"/>
        <w:rPr>
          <w:rFonts w:ascii="Times New Roman" w:hAnsi="Times New Roman" w:cs="Times New Roman"/>
          <w:sz w:val="24"/>
          <w:szCs w:val="24"/>
        </w:rPr>
      </w:pPr>
    </w:p>
    <w:p w14:paraId="17657574" w14:textId="77777777" w:rsidR="00A95ED0" w:rsidRPr="003A6DCC" w:rsidRDefault="00A95ED0" w:rsidP="00A95ED0">
      <w:pPr>
        <w:pStyle w:val="ListParagraph"/>
        <w:numPr>
          <w:ilvl w:val="0"/>
          <w:numId w:val="20"/>
        </w:numPr>
        <w:spacing w:after="0" w:line="264" w:lineRule="auto"/>
        <w:jc w:val="both"/>
        <w:rPr>
          <w:rFonts w:ascii="Times New Roman" w:hAnsi="Times New Roman" w:cs="Times New Roman"/>
          <w:sz w:val="24"/>
          <w:szCs w:val="24"/>
        </w:rPr>
      </w:pPr>
      <w:r w:rsidRPr="003A6DCC">
        <w:rPr>
          <w:rFonts w:ascii="Times New Roman" w:hAnsi="Times New Roman" w:cs="Times New Roman"/>
          <w:sz w:val="24"/>
          <w:szCs w:val="24"/>
        </w:rPr>
        <w:t>Equipment &amp; Experimental Setup</w:t>
      </w:r>
    </w:p>
    <w:p w14:paraId="2A579D70" w14:textId="77777777" w:rsidR="00A95ED0" w:rsidRPr="003A6DCC" w:rsidRDefault="00A95ED0" w:rsidP="00A95ED0">
      <w:pPr>
        <w:spacing w:after="0"/>
        <w:ind w:left="1440"/>
        <w:rPr>
          <w:rFonts w:ascii="Times New Roman" w:hAnsi="Times New Roman" w:cs="Times New Roman"/>
          <w:sz w:val="24"/>
          <w:szCs w:val="24"/>
        </w:rPr>
      </w:pPr>
      <w:r w:rsidRPr="003A6DCC">
        <w:rPr>
          <w:rFonts w:ascii="Times New Roman" w:hAnsi="Times New Roman" w:cs="Times New Roman"/>
          <w:sz w:val="24"/>
          <w:szCs w:val="24"/>
        </w:rPr>
        <w:t>Equipment: Multi-meter, probes, breadboard, DC motor under experiment</w:t>
      </w:r>
    </w:p>
    <w:p w14:paraId="7E3F914C" w14:textId="77777777" w:rsidR="00A95ED0" w:rsidRPr="003A6DCC" w:rsidRDefault="00A95ED0" w:rsidP="00A95ED0">
      <w:pPr>
        <w:spacing w:after="0"/>
        <w:ind w:left="1440"/>
        <w:rPr>
          <w:rFonts w:ascii="Times New Roman" w:hAnsi="Times New Roman" w:cs="Times New Roman"/>
          <w:sz w:val="24"/>
          <w:szCs w:val="24"/>
        </w:rPr>
      </w:pPr>
      <w:r w:rsidRPr="003A6DCC">
        <w:rPr>
          <w:rFonts w:ascii="Times New Roman" w:hAnsi="Times New Roman" w:cs="Times New Roman"/>
          <w:sz w:val="24"/>
          <w:szCs w:val="24"/>
        </w:rPr>
        <w:t>Experimental setup</w:t>
      </w:r>
    </w:p>
    <w:p w14:paraId="67B618FA" w14:textId="77777777" w:rsidR="00A95ED0" w:rsidRPr="003A6DCC" w:rsidRDefault="00A95ED0" w:rsidP="00A95ED0">
      <w:pPr>
        <w:pStyle w:val="ListParagraph"/>
        <w:numPr>
          <w:ilvl w:val="0"/>
          <w:numId w:val="27"/>
        </w:numPr>
        <w:spacing w:after="0" w:line="264" w:lineRule="auto"/>
        <w:jc w:val="both"/>
        <w:rPr>
          <w:rFonts w:ascii="Times New Roman" w:hAnsi="Times New Roman" w:cs="Times New Roman"/>
          <w:sz w:val="24"/>
          <w:szCs w:val="24"/>
        </w:rPr>
      </w:pPr>
      <w:r w:rsidRPr="003A6DCC">
        <w:rPr>
          <w:rFonts w:ascii="Times New Roman" w:hAnsi="Times New Roman" w:cs="Times New Roman"/>
          <w:sz w:val="24"/>
          <w:szCs w:val="24"/>
        </w:rPr>
        <w:t>Connect both terminals of the motor with the breadboard, each connected on different rows.</w:t>
      </w:r>
    </w:p>
    <w:p w14:paraId="4FE91F23" w14:textId="77777777" w:rsidR="00A95ED0" w:rsidRPr="003A6DCC" w:rsidRDefault="00A95ED0" w:rsidP="00A95ED0">
      <w:pPr>
        <w:pStyle w:val="ListParagraph"/>
        <w:numPr>
          <w:ilvl w:val="0"/>
          <w:numId w:val="27"/>
        </w:numPr>
        <w:spacing w:after="0" w:line="264" w:lineRule="auto"/>
        <w:jc w:val="both"/>
        <w:rPr>
          <w:rFonts w:ascii="Times New Roman" w:hAnsi="Times New Roman" w:cs="Times New Roman"/>
          <w:sz w:val="24"/>
          <w:szCs w:val="24"/>
        </w:rPr>
      </w:pPr>
      <w:r w:rsidRPr="003A6DCC">
        <w:rPr>
          <w:rFonts w:ascii="Times New Roman" w:hAnsi="Times New Roman" w:cs="Times New Roman"/>
          <w:sz w:val="24"/>
          <w:szCs w:val="24"/>
        </w:rPr>
        <w:t>Connect probes to the terminals of the motor.</w:t>
      </w:r>
    </w:p>
    <w:p w14:paraId="3D5C6645" w14:textId="77777777" w:rsidR="00A95ED0" w:rsidRPr="003A6DCC" w:rsidRDefault="00A95ED0" w:rsidP="00A95ED0">
      <w:pPr>
        <w:pStyle w:val="ListParagraph"/>
        <w:numPr>
          <w:ilvl w:val="0"/>
          <w:numId w:val="27"/>
        </w:numPr>
        <w:spacing w:after="0" w:line="264" w:lineRule="auto"/>
        <w:jc w:val="both"/>
        <w:rPr>
          <w:rFonts w:ascii="Times New Roman" w:hAnsi="Times New Roman" w:cs="Times New Roman"/>
          <w:sz w:val="24"/>
          <w:szCs w:val="24"/>
        </w:rPr>
      </w:pPr>
      <w:r w:rsidRPr="003A6DCC">
        <w:rPr>
          <w:rFonts w:ascii="Times New Roman" w:hAnsi="Times New Roman" w:cs="Times New Roman"/>
          <w:sz w:val="24"/>
          <w:szCs w:val="24"/>
        </w:rPr>
        <w:t xml:space="preserve">Connect the other ends of the probes to the </w:t>
      </w:r>
      <w:proofErr w:type="spellStart"/>
      <w:r w:rsidRPr="003A6DCC">
        <w:rPr>
          <w:rFonts w:ascii="Times New Roman" w:hAnsi="Times New Roman" w:cs="Times New Roman"/>
          <w:sz w:val="24"/>
          <w:szCs w:val="24"/>
        </w:rPr>
        <w:t>multimeter</w:t>
      </w:r>
      <w:proofErr w:type="spellEnd"/>
      <w:r w:rsidRPr="003A6DCC">
        <w:rPr>
          <w:rFonts w:ascii="Times New Roman" w:hAnsi="Times New Roman" w:cs="Times New Roman"/>
          <w:sz w:val="24"/>
          <w:szCs w:val="24"/>
        </w:rPr>
        <w:t>.</w:t>
      </w:r>
    </w:p>
    <w:p w14:paraId="1CCC35C4" w14:textId="77777777" w:rsidR="00A95ED0" w:rsidRPr="003A6DCC" w:rsidRDefault="00A95ED0" w:rsidP="00A95ED0">
      <w:pPr>
        <w:pStyle w:val="ListParagraph"/>
        <w:numPr>
          <w:ilvl w:val="0"/>
          <w:numId w:val="20"/>
        </w:numPr>
        <w:spacing w:after="0" w:line="264" w:lineRule="auto"/>
        <w:jc w:val="both"/>
        <w:rPr>
          <w:rFonts w:ascii="Times New Roman" w:hAnsi="Times New Roman" w:cs="Times New Roman"/>
          <w:sz w:val="24"/>
          <w:szCs w:val="24"/>
        </w:rPr>
      </w:pPr>
      <w:r w:rsidRPr="003A6DCC">
        <w:rPr>
          <w:rFonts w:ascii="Times New Roman" w:hAnsi="Times New Roman" w:cs="Times New Roman"/>
          <w:sz w:val="24"/>
          <w:szCs w:val="24"/>
        </w:rPr>
        <w:t>Data Collection</w:t>
      </w:r>
    </w:p>
    <w:p w14:paraId="61376BBB" w14:textId="77777777" w:rsidR="00A95ED0" w:rsidRPr="003A6DCC" w:rsidRDefault="00A95ED0" w:rsidP="00A95ED0">
      <w:pPr>
        <w:spacing w:after="0"/>
        <w:ind w:left="360"/>
        <w:rPr>
          <w:rFonts w:ascii="Times New Roman" w:hAnsi="Times New Roman" w:cs="Times New Roman"/>
          <w:sz w:val="24"/>
          <w:szCs w:val="24"/>
        </w:rPr>
      </w:pPr>
    </w:p>
    <w:p w14:paraId="262CC25F" w14:textId="77777777" w:rsidR="00A95ED0" w:rsidRPr="003A6DCC" w:rsidRDefault="00A95ED0" w:rsidP="00A95ED0">
      <w:pPr>
        <w:spacing w:after="0"/>
        <w:ind w:left="360"/>
        <w:rPr>
          <w:rFonts w:ascii="Times New Roman" w:hAnsi="Times New Roman" w:cs="Times New Roman"/>
          <w:sz w:val="24"/>
          <w:szCs w:val="24"/>
        </w:rPr>
      </w:pPr>
      <w:r w:rsidRPr="003A6DCC">
        <w:rPr>
          <w:rFonts w:ascii="Times New Roman" w:hAnsi="Times New Roman" w:cs="Times New Roman"/>
          <w:sz w:val="24"/>
          <w:szCs w:val="24"/>
        </w:rPr>
        <w:t>Following is the data collected to find the armature resistance of the armature coil:</w:t>
      </w:r>
    </w:p>
    <w:p w14:paraId="1E297D65" w14:textId="77777777" w:rsidR="00A95ED0" w:rsidRPr="003A6DCC" w:rsidRDefault="00A95ED0" w:rsidP="00A95ED0">
      <w:pPr>
        <w:spacing w:after="0"/>
        <w:ind w:left="360"/>
        <w:rPr>
          <w:rFonts w:ascii="Times New Roman" w:hAnsi="Times New Roman" w:cs="Times New Roman"/>
          <w:sz w:val="24"/>
          <w:szCs w:val="24"/>
        </w:rPr>
      </w:pPr>
    </w:p>
    <w:p w14:paraId="38BC5F16" w14:textId="77777777" w:rsidR="00A95ED0" w:rsidRPr="003A6DCC" w:rsidRDefault="00A95ED0" w:rsidP="00A95ED0">
      <w:pPr>
        <w:pStyle w:val="Caption"/>
        <w:keepNext/>
        <w:jc w:val="center"/>
        <w:rPr>
          <w:rFonts w:ascii="Times New Roman" w:hAnsi="Times New Roman" w:cs="Times New Roman"/>
          <w:sz w:val="24"/>
          <w:szCs w:val="24"/>
        </w:rPr>
      </w:pPr>
      <w:r w:rsidRPr="003A6DCC">
        <w:rPr>
          <w:rFonts w:ascii="Times New Roman" w:hAnsi="Times New Roman" w:cs="Times New Roman"/>
          <w:sz w:val="24"/>
          <w:szCs w:val="24"/>
        </w:rPr>
        <w:t xml:space="preserve">Table </w:t>
      </w:r>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Table \* ARABIC </w:instrText>
      </w:r>
      <w:r w:rsidRPr="003A6DCC">
        <w:rPr>
          <w:rFonts w:ascii="Times New Roman" w:hAnsi="Times New Roman" w:cs="Times New Roman"/>
          <w:sz w:val="24"/>
          <w:szCs w:val="24"/>
        </w:rPr>
        <w:fldChar w:fldCharType="separate"/>
      </w:r>
      <w:r>
        <w:rPr>
          <w:rFonts w:ascii="Times New Roman" w:hAnsi="Times New Roman" w:cs="Times New Roman"/>
          <w:noProof/>
          <w:sz w:val="24"/>
          <w:szCs w:val="24"/>
        </w:rPr>
        <w:t>1</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 Armature Resistance Readings</w:t>
      </w:r>
    </w:p>
    <w:tbl>
      <w:tblPr>
        <w:tblStyle w:val="TableGrid"/>
        <w:tblW w:w="0" w:type="auto"/>
        <w:jc w:val="center"/>
        <w:tblLook w:val="04A0" w:firstRow="1" w:lastRow="0" w:firstColumn="1" w:lastColumn="0" w:noHBand="0" w:noVBand="1"/>
      </w:tblPr>
      <w:tblGrid>
        <w:gridCol w:w="715"/>
        <w:gridCol w:w="1710"/>
      </w:tblGrid>
      <w:tr w:rsidR="00A95ED0" w:rsidRPr="003A6DCC" w14:paraId="14A285D2" w14:textId="77777777" w:rsidTr="00B777B6">
        <w:trPr>
          <w:jc w:val="center"/>
        </w:trPr>
        <w:tc>
          <w:tcPr>
            <w:tcW w:w="715" w:type="dxa"/>
          </w:tcPr>
          <w:p w14:paraId="2D98AF34" w14:textId="77777777" w:rsidR="00A95ED0" w:rsidRPr="003A6DCC" w:rsidRDefault="00A95ED0" w:rsidP="00D248E6">
            <w:pPr>
              <w:pStyle w:val="ListParagraph"/>
              <w:ind w:left="0"/>
              <w:rPr>
                <w:rFonts w:ascii="Times New Roman" w:hAnsi="Times New Roman" w:cs="Times New Roman"/>
                <w:sz w:val="24"/>
                <w:szCs w:val="24"/>
              </w:rPr>
            </w:pPr>
            <w:r w:rsidRPr="003A6DCC">
              <w:rPr>
                <w:rFonts w:ascii="Times New Roman" w:hAnsi="Times New Roman" w:cs="Times New Roman"/>
                <w:sz w:val="24"/>
                <w:szCs w:val="24"/>
              </w:rPr>
              <w:t>S #</w:t>
            </w:r>
          </w:p>
        </w:tc>
        <w:tc>
          <w:tcPr>
            <w:tcW w:w="1710" w:type="dxa"/>
          </w:tcPr>
          <w:p w14:paraId="55861A0F" w14:textId="77777777" w:rsidR="00A95ED0" w:rsidRPr="003A6DCC" w:rsidRDefault="00A95ED0" w:rsidP="00D248E6">
            <w:pPr>
              <w:pStyle w:val="ListParagraph"/>
              <w:ind w:left="0"/>
              <w:jc w:val="center"/>
              <w:rPr>
                <w:rFonts w:ascii="Times New Roman" w:hAnsi="Times New Roman" w:cs="Times New Roman"/>
                <w:sz w:val="24"/>
                <w:szCs w:val="24"/>
              </w:rPr>
            </w:pPr>
            <w:r w:rsidRPr="003A6DCC">
              <w:rPr>
                <w:rFonts w:ascii="Times New Roman" w:hAnsi="Times New Roman" w:cs="Times New Roman"/>
                <w:sz w:val="24"/>
                <w:szCs w:val="24"/>
              </w:rPr>
              <w:t>Resistance (Ω)</w:t>
            </w:r>
          </w:p>
        </w:tc>
      </w:tr>
      <w:tr w:rsidR="00A95ED0" w:rsidRPr="003A6DCC" w14:paraId="0F66E53F" w14:textId="77777777" w:rsidTr="00B777B6">
        <w:trPr>
          <w:jc w:val="center"/>
        </w:trPr>
        <w:tc>
          <w:tcPr>
            <w:tcW w:w="715" w:type="dxa"/>
          </w:tcPr>
          <w:p w14:paraId="39F490FF" w14:textId="77777777" w:rsidR="00A95ED0" w:rsidRPr="003A6DCC" w:rsidRDefault="00A95ED0" w:rsidP="00D248E6">
            <w:pPr>
              <w:pStyle w:val="ListParagraph"/>
              <w:ind w:left="0"/>
              <w:rPr>
                <w:rFonts w:ascii="Times New Roman" w:hAnsi="Times New Roman" w:cs="Times New Roman"/>
                <w:sz w:val="24"/>
                <w:szCs w:val="24"/>
              </w:rPr>
            </w:pPr>
            <w:r w:rsidRPr="003A6DCC">
              <w:rPr>
                <w:rFonts w:ascii="Times New Roman" w:hAnsi="Times New Roman" w:cs="Times New Roman"/>
                <w:sz w:val="24"/>
                <w:szCs w:val="24"/>
              </w:rPr>
              <w:t>1</w:t>
            </w:r>
          </w:p>
        </w:tc>
        <w:tc>
          <w:tcPr>
            <w:tcW w:w="1710" w:type="dxa"/>
          </w:tcPr>
          <w:p w14:paraId="766B59F4" w14:textId="77777777" w:rsidR="00A95ED0" w:rsidRPr="003A6DCC" w:rsidRDefault="00A95ED0" w:rsidP="00D248E6">
            <w:pPr>
              <w:pStyle w:val="ListParagraph"/>
              <w:ind w:left="0"/>
              <w:rPr>
                <w:rFonts w:ascii="Times New Roman" w:hAnsi="Times New Roman" w:cs="Times New Roman"/>
                <w:sz w:val="24"/>
                <w:szCs w:val="24"/>
              </w:rPr>
            </w:pPr>
            <w:r w:rsidRPr="003A6DCC">
              <w:rPr>
                <w:rFonts w:ascii="Times New Roman" w:hAnsi="Times New Roman" w:cs="Times New Roman"/>
                <w:sz w:val="24"/>
                <w:szCs w:val="24"/>
              </w:rPr>
              <w:t>386.33</w:t>
            </w:r>
          </w:p>
        </w:tc>
      </w:tr>
      <w:tr w:rsidR="00A95ED0" w:rsidRPr="003A6DCC" w14:paraId="6BAC613C" w14:textId="77777777" w:rsidTr="00B777B6">
        <w:trPr>
          <w:jc w:val="center"/>
        </w:trPr>
        <w:tc>
          <w:tcPr>
            <w:tcW w:w="715" w:type="dxa"/>
          </w:tcPr>
          <w:p w14:paraId="7975623F" w14:textId="77777777" w:rsidR="00A95ED0" w:rsidRPr="003A6DCC" w:rsidRDefault="00A95ED0" w:rsidP="00D248E6">
            <w:pPr>
              <w:pStyle w:val="ListParagraph"/>
              <w:ind w:left="0"/>
              <w:rPr>
                <w:rFonts w:ascii="Times New Roman" w:hAnsi="Times New Roman" w:cs="Times New Roman"/>
                <w:sz w:val="24"/>
                <w:szCs w:val="24"/>
              </w:rPr>
            </w:pPr>
            <w:r w:rsidRPr="003A6DCC">
              <w:rPr>
                <w:rFonts w:ascii="Times New Roman" w:hAnsi="Times New Roman" w:cs="Times New Roman"/>
                <w:sz w:val="24"/>
                <w:szCs w:val="24"/>
              </w:rPr>
              <w:t>2</w:t>
            </w:r>
          </w:p>
        </w:tc>
        <w:tc>
          <w:tcPr>
            <w:tcW w:w="1710" w:type="dxa"/>
          </w:tcPr>
          <w:p w14:paraId="27470C37" w14:textId="77777777" w:rsidR="00A95ED0" w:rsidRPr="003A6DCC" w:rsidRDefault="00A95ED0" w:rsidP="00D248E6">
            <w:pPr>
              <w:pStyle w:val="ListParagraph"/>
              <w:ind w:left="0"/>
              <w:rPr>
                <w:rFonts w:ascii="Times New Roman" w:hAnsi="Times New Roman" w:cs="Times New Roman"/>
                <w:sz w:val="24"/>
                <w:szCs w:val="24"/>
              </w:rPr>
            </w:pPr>
            <w:r w:rsidRPr="003A6DCC">
              <w:rPr>
                <w:rFonts w:ascii="Times New Roman" w:hAnsi="Times New Roman" w:cs="Times New Roman"/>
                <w:sz w:val="24"/>
                <w:szCs w:val="24"/>
              </w:rPr>
              <w:t>384.41</w:t>
            </w:r>
          </w:p>
        </w:tc>
      </w:tr>
      <w:tr w:rsidR="00A95ED0" w:rsidRPr="003A6DCC" w14:paraId="47359C28" w14:textId="77777777" w:rsidTr="00B777B6">
        <w:trPr>
          <w:jc w:val="center"/>
        </w:trPr>
        <w:tc>
          <w:tcPr>
            <w:tcW w:w="715" w:type="dxa"/>
          </w:tcPr>
          <w:p w14:paraId="4F1B3108" w14:textId="77777777" w:rsidR="00A95ED0" w:rsidRPr="003A6DCC" w:rsidRDefault="00A95ED0" w:rsidP="00D248E6">
            <w:pPr>
              <w:pStyle w:val="ListParagraph"/>
              <w:ind w:left="0"/>
              <w:rPr>
                <w:rFonts w:ascii="Times New Roman" w:hAnsi="Times New Roman" w:cs="Times New Roman"/>
                <w:sz w:val="24"/>
                <w:szCs w:val="24"/>
              </w:rPr>
            </w:pPr>
            <w:r w:rsidRPr="003A6DCC">
              <w:rPr>
                <w:rFonts w:ascii="Times New Roman" w:hAnsi="Times New Roman" w:cs="Times New Roman"/>
                <w:sz w:val="24"/>
                <w:szCs w:val="24"/>
              </w:rPr>
              <w:t>3</w:t>
            </w:r>
          </w:p>
        </w:tc>
        <w:tc>
          <w:tcPr>
            <w:tcW w:w="1710" w:type="dxa"/>
          </w:tcPr>
          <w:p w14:paraId="6134F205" w14:textId="77777777" w:rsidR="00A95ED0" w:rsidRPr="003A6DCC" w:rsidRDefault="00A95ED0" w:rsidP="00D248E6">
            <w:pPr>
              <w:pStyle w:val="ListParagraph"/>
              <w:ind w:left="0"/>
              <w:rPr>
                <w:rFonts w:ascii="Times New Roman" w:hAnsi="Times New Roman" w:cs="Times New Roman"/>
                <w:sz w:val="24"/>
                <w:szCs w:val="24"/>
              </w:rPr>
            </w:pPr>
            <w:r w:rsidRPr="003A6DCC">
              <w:rPr>
                <w:rFonts w:ascii="Times New Roman" w:hAnsi="Times New Roman" w:cs="Times New Roman"/>
                <w:sz w:val="24"/>
                <w:szCs w:val="24"/>
              </w:rPr>
              <w:t>378.26</w:t>
            </w:r>
          </w:p>
        </w:tc>
      </w:tr>
      <w:tr w:rsidR="00A95ED0" w:rsidRPr="003A6DCC" w14:paraId="23068030" w14:textId="77777777" w:rsidTr="00B777B6">
        <w:trPr>
          <w:jc w:val="center"/>
        </w:trPr>
        <w:tc>
          <w:tcPr>
            <w:tcW w:w="715" w:type="dxa"/>
          </w:tcPr>
          <w:p w14:paraId="6EB48B69" w14:textId="77777777" w:rsidR="00A95ED0" w:rsidRPr="003A6DCC" w:rsidRDefault="00A95ED0" w:rsidP="00D248E6">
            <w:pPr>
              <w:pStyle w:val="ListParagraph"/>
              <w:ind w:left="0"/>
              <w:rPr>
                <w:rFonts w:ascii="Times New Roman" w:hAnsi="Times New Roman" w:cs="Times New Roman"/>
                <w:sz w:val="24"/>
                <w:szCs w:val="24"/>
              </w:rPr>
            </w:pPr>
            <w:r w:rsidRPr="003A6DCC">
              <w:rPr>
                <w:rFonts w:ascii="Times New Roman" w:hAnsi="Times New Roman" w:cs="Times New Roman"/>
                <w:sz w:val="24"/>
                <w:szCs w:val="24"/>
              </w:rPr>
              <w:t>4</w:t>
            </w:r>
          </w:p>
        </w:tc>
        <w:tc>
          <w:tcPr>
            <w:tcW w:w="1710" w:type="dxa"/>
          </w:tcPr>
          <w:p w14:paraId="1F553607" w14:textId="77777777" w:rsidR="00A95ED0" w:rsidRPr="003A6DCC" w:rsidRDefault="00A95ED0" w:rsidP="00D248E6">
            <w:pPr>
              <w:pStyle w:val="ListParagraph"/>
              <w:ind w:left="0"/>
              <w:rPr>
                <w:rFonts w:ascii="Times New Roman" w:hAnsi="Times New Roman" w:cs="Times New Roman"/>
                <w:sz w:val="24"/>
                <w:szCs w:val="24"/>
              </w:rPr>
            </w:pPr>
            <w:r w:rsidRPr="003A6DCC">
              <w:rPr>
                <w:rFonts w:ascii="Times New Roman" w:hAnsi="Times New Roman" w:cs="Times New Roman"/>
                <w:sz w:val="24"/>
                <w:szCs w:val="24"/>
              </w:rPr>
              <w:t>378.90</w:t>
            </w:r>
          </w:p>
        </w:tc>
      </w:tr>
      <w:tr w:rsidR="00A95ED0" w:rsidRPr="003A6DCC" w14:paraId="18CED629" w14:textId="77777777" w:rsidTr="00B777B6">
        <w:trPr>
          <w:jc w:val="center"/>
        </w:trPr>
        <w:tc>
          <w:tcPr>
            <w:tcW w:w="715" w:type="dxa"/>
          </w:tcPr>
          <w:p w14:paraId="4B707C84" w14:textId="77777777" w:rsidR="00A95ED0" w:rsidRPr="003A6DCC" w:rsidRDefault="00A95ED0" w:rsidP="00D248E6">
            <w:pPr>
              <w:pStyle w:val="ListParagraph"/>
              <w:ind w:left="0"/>
              <w:rPr>
                <w:rFonts w:ascii="Times New Roman" w:hAnsi="Times New Roman" w:cs="Times New Roman"/>
                <w:sz w:val="24"/>
                <w:szCs w:val="24"/>
              </w:rPr>
            </w:pPr>
            <w:r w:rsidRPr="003A6DCC">
              <w:rPr>
                <w:rFonts w:ascii="Times New Roman" w:hAnsi="Times New Roman" w:cs="Times New Roman"/>
                <w:sz w:val="24"/>
                <w:szCs w:val="24"/>
              </w:rPr>
              <w:t>5</w:t>
            </w:r>
          </w:p>
        </w:tc>
        <w:tc>
          <w:tcPr>
            <w:tcW w:w="1710" w:type="dxa"/>
          </w:tcPr>
          <w:p w14:paraId="3565ADF1" w14:textId="77777777" w:rsidR="00A95ED0" w:rsidRPr="003A6DCC" w:rsidRDefault="00A95ED0" w:rsidP="00D248E6">
            <w:pPr>
              <w:pStyle w:val="ListParagraph"/>
              <w:ind w:left="0"/>
              <w:rPr>
                <w:rFonts w:ascii="Times New Roman" w:hAnsi="Times New Roman" w:cs="Times New Roman"/>
                <w:sz w:val="24"/>
                <w:szCs w:val="24"/>
              </w:rPr>
            </w:pPr>
            <w:r w:rsidRPr="003A6DCC">
              <w:rPr>
                <w:rFonts w:ascii="Times New Roman" w:hAnsi="Times New Roman" w:cs="Times New Roman"/>
                <w:sz w:val="24"/>
                <w:szCs w:val="24"/>
              </w:rPr>
              <w:t>378.77</w:t>
            </w:r>
          </w:p>
        </w:tc>
      </w:tr>
      <w:tr w:rsidR="00A95ED0" w:rsidRPr="003A6DCC" w14:paraId="55658D2A" w14:textId="77777777" w:rsidTr="00B777B6">
        <w:trPr>
          <w:trHeight w:val="296"/>
          <w:jc w:val="center"/>
        </w:trPr>
        <w:tc>
          <w:tcPr>
            <w:tcW w:w="715" w:type="dxa"/>
          </w:tcPr>
          <w:p w14:paraId="51FAB40B" w14:textId="77777777" w:rsidR="00A95ED0" w:rsidRPr="003A6DCC" w:rsidRDefault="00A95ED0" w:rsidP="00D248E6">
            <w:pPr>
              <w:pStyle w:val="ListParagraph"/>
              <w:ind w:left="0"/>
              <w:rPr>
                <w:rFonts w:ascii="Times New Roman" w:hAnsi="Times New Roman" w:cs="Times New Roman"/>
                <w:sz w:val="24"/>
                <w:szCs w:val="24"/>
              </w:rPr>
            </w:pPr>
            <w:r w:rsidRPr="003A6DCC">
              <w:rPr>
                <w:rFonts w:ascii="Times New Roman" w:hAnsi="Times New Roman" w:cs="Times New Roman"/>
                <w:sz w:val="24"/>
                <w:szCs w:val="24"/>
              </w:rPr>
              <w:t>6</w:t>
            </w:r>
          </w:p>
        </w:tc>
        <w:tc>
          <w:tcPr>
            <w:tcW w:w="1710" w:type="dxa"/>
          </w:tcPr>
          <w:p w14:paraId="19D9D8F9" w14:textId="77777777" w:rsidR="00A95ED0" w:rsidRPr="003A6DCC" w:rsidRDefault="00A95ED0" w:rsidP="00D248E6">
            <w:pPr>
              <w:pStyle w:val="ListParagraph"/>
              <w:ind w:left="0"/>
              <w:rPr>
                <w:rFonts w:ascii="Times New Roman" w:hAnsi="Times New Roman" w:cs="Times New Roman"/>
                <w:sz w:val="24"/>
                <w:szCs w:val="24"/>
              </w:rPr>
            </w:pPr>
            <w:r w:rsidRPr="003A6DCC">
              <w:rPr>
                <w:rFonts w:ascii="Times New Roman" w:hAnsi="Times New Roman" w:cs="Times New Roman"/>
                <w:sz w:val="24"/>
                <w:szCs w:val="24"/>
              </w:rPr>
              <w:t>379.0</w:t>
            </w:r>
          </w:p>
        </w:tc>
      </w:tr>
    </w:tbl>
    <w:p w14:paraId="33E573C1" w14:textId="77777777" w:rsidR="00A95ED0" w:rsidRPr="003A6DCC" w:rsidRDefault="00A95ED0" w:rsidP="00A95ED0">
      <w:pPr>
        <w:pStyle w:val="ListParagraph"/>
        <w:spacing w:after="0"/>
        <w:rPr>
          <w:rFonts w:ascii="Times New Roman" w:hAnsi="Times New Roman" w:cs="Times New Roman"/>
          <w:sz w:val="24"/>
          <w:szCs w:val="24"/>
        </w:rPr>
      </w:pPr>
    </w:p>
    <w:p w14:paraId="04967162" w14:textId="77777777" w:rsidR="00A95ED0" w:rsidRPr="003A6DCC" w:rsidRDefault="00A95ED0" w:rsidP="00A95ED0">
      <w:pPr>
        <w:pStyle w:val="ListParagraph"/>
        <w:spacing w:after="0"/>
        <w:rPr>
          <w:rFonts w:ascii="Times New Roman" w:hAnsi="Times New Roman" w:cs="Times New Roman"/>
          <w:sz w:val="24"/>
          <w:szCs w:val="24"/>
        </w:rPr>
      </w:pPr>
      <w:proofErr w:type="spellStart"/>
      <w:r w:rsidRPr="003A6DCC">
        <w:rPr>
          <w:rFonts w:ascii="Times New Roman" w:hAnsi="Times New Roman" w:cs="Times New Roman"/>
          <w:sz w:val="24"/>
          <w:szCs w:val="24"/>
        </w:rPr>
        <w:t>R</w:t>
      </w:r>
      <w:r w:rsidRPr="003A6DCC">
        <w:rPr>
          <w:rFonts w:ascii="Times New Roman" w:hAnsi="Times New Roman" w:cs="Times New Roman"/>
          <w:sz w:val="24"/>
          <w:szCs w:val="24"/>
          <w:vertAlign w:val="subscript"/>
        </w:rPr>
        <w:t>m</w:t>
      </w:r>
      <w:proofErr w:type="spellEnd"/>
      <w:r w:rsidRPr="003A6DCC">
        <w:rPr>
          <w:rFonts w:ascii="Times New Roman" w:hAnsi="Times New Roman" w:cs="Times New Roman"/>
          <w:sz w:val="24"/>
          <w:szCs w:val="24"/>
          <w:vertAlign w:val="subscript"/>
        </w:rPr>
        <w:t xml:space="preserve"> </w:t>
      </w:r>
      <w:r w:rsidRPr="003A6DCC">
        <w:rPr>
          <w:rFonts w:ascii="Times New Roman" w:hAnsi="Times New Roman" w:cs="Times New Roman"/>
          <w:sz w:val="24"/>
          <w:szCs w:val="24"/>
        </w:rPr>
        <w:t xml:space="preserve">= </w:t>
      </w:r>
      <m:oMath>
        <m:f>
          <m:fPr>
            <m:ctrlPr>
              <w:rPr>
                <w:rFonts w:ascii="Cambria Math" w:hAnsi="Cambria Math" w:cs="Times New Roman"/>
                <w:i/>
                <w:sz w:val="24"/>
                <w:szCs w:val="24"/>
              </w:rPr>
            </m:ctrlPr>
          </m:fPr>
          <m:num>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nary>
          </m:num>
          <m:den>
            <m:r>
              <w:rPr>
                <w:rFonts w:ascii="Cambria Math" w:hAnsi="Cambria Math" w:cs="Times New Roman"/>
                <w:sz w:val="24"/>
                <w:szCs w:val="24"/>
              </w:rPr>
              <m:t>n</m:t>
            </m:r>
          </m:den>
        </m:f>
      </m:oMath>
      <w:r w:rsidRPr="003A6DCC">
        <w:rPr>
          <w:rFonts w:ascii="Times New Roman" w:hAnsi="Times New Roman" w:cs="Times New Roman"/>
          <w:sz w:val="24"/>
          <w:szCs w:val="24"/>
        </w:rPr>
        <w:t xml:space="preserve"> = </w:t>
      </w:r>
      <m:oMath>
        <m:f>
          <m:fPr>
            <m:ctrlPr>
              <w:rPr>
                <w:rFonts w:ascii="Cambria Math" w:hAnsi="Cambria Math" w:cs="Times New Roman"/>
                <w:i/>
                <w:sz w:val="24"/>
                <w:szCs w:val="24"/>
              </w:rPr>
            </m:ctrlPr>
          </m:fPr>
          <m:num>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nary>
          </m:num>
          <m:den>
            <m:r>
              <w:rPr>
                <w:rFonts w:ascii="Cambria Math" w:hAnsi="Cambria Math" w:cs="Times New Roman"/>
                <w:sz w:val="24"/>
                <w:szCs w:val="24"/>
              </w:rPr>
              <m:t>6</m:t>
            </m:r>
          </m:den>
        </m:f>
      </m:oMath>
      <w:r>
        <w:rPr>
          <w:rFonts w:ascii="Times New Roman" w:hAnsi="Times New Roman" w:cs="Times New Roman"/>
          <w:sz w:val="24"/>
          <w:szCs w:val="24"/>
        </w:rPr>
        <w:t xml:space="preserve"> = 380.945 Ω</w:t>
      </w:r>
    </w:p>
    <w:p w14:paraId="0676F953" w14:textId="77777777" w:rsidR="00A95ED0" w:rsidRPr="00177741" w:rsidRDefault="00A95ED0" w:rsidP="00010224">
      <w:pPr>
        <w:spacing w:after="240" w:line="240" w:lineRule="auto"/>
        <w:ind w:left="360"/>
        <w:rPr>
          <w:rFonts w:ascii="Times New Roman" w:eastAsia="Times New Roman" w:hAnsi="Times New Roman" w:cs="Times New Roman"/>
          <w:sz w:val="24"/>
          <w:szCs w:val="24"/>
        </w:rPr>
      </w:pPr>
    </w:p>
    <w:p w14:paraId="6888890E" w14:textId="214833B0" w:rsidR="00A518B1" w:rsidRDefault="456FC649" w:rsidP="00AF117A">
      <w:pPr>
        <w:pStyle w:val="ListParagraph"/>
        <w:numPr>
          <w:ilvl w:val="0"/>
          <w:numId w:val="41"/>
        </w:numPr>
        <w:spacing w:after="240" w:line="240" w:lineRule="auto"/>
        <w:rPr>
          <w:rFonts w:ascii="Times New Roman" w:eastAsia="Times New Roman" w:hAnsi="Times New Roman" w:cs="Times New Roman"/>
          <w:color w:val="000000"/>
          <w:sz w:val="24"/>
          <w:szCs w:val="24"/>
          <w:u w:val="single"/>
        </w:rPr>
      </w:pPr>
      <w:r w:rsidRPr="125FB54E">
        <w:rPr>
          <w:rFonts w:ascii="Times New Roman" w:eastAsia="Times New Roman" w:hAnsi="Times New Roman" w:cs="Times New Roman"/>
          <w:color w:val="000000" w:themeColor="text1"/>
          <w:sz w:val="24"/>
          <w:szCs w:val="24"/>
          <w:u w:val="single"/>
        </w:rPr>
        <w:t>Mathematical Model</w:t>
      </w:r>
    </w:p>
    <w:p w14:paraId="597EDD61" w14:textId="77777777" w:rsidR="003A6DCC" w:rsidRPr="00AF117A" w:rsidRDefault="003A6DCC" w:rsidP="003A6DCC">
      <w:pPr>
        <w:pStyle w:val="ListParagraph"/>
        <w:spacing w:after="240" w:line="240" w:lineRule="auto"/>
        <w:ind w:left="360"/>
        <w:rPr>
          <w:rFonts w:ascii="Times New Roman" w:eastAsia="Times New Roman" w:hAnsi="Times New Roman" w:cs="Times New Roman"/>
          <w:color w:val="000000"/>
          <w:sz w:val="24"/>
          <w:szCs w:val="24"/>
          <w:u w:val="single"/>
        </w:rPr>
      </w:pPr>
    </w:p>
    <w:p w14:paraId="05367AC8" w14:textId="77777777" w:rsidR="00A518B1" w:rsidRPr="003A6DCC" w:rsidRDefault="00A518B1" w:rsidP="003A6DCC">
      <w:pPr>
        <w:pStyle w:val="ListParagraph"/>
        <w:numPr>
          <w:ilvl w:val="0"/>
          <w:numId w:val="42"/>
        </w:numPr>
        <w:spacing w:after="0"/>
        <w:rPr>
          <w:rFonts w:ascii="Times New Roman" w:hAnsi="Times New Roman" w:cs="Times New Roman"/>
          <w:sz w:val="24"/>
          <w:szCs w:val="24"/>
        </w:rPr>
      </w:pPr>
      <w:r w:rsidRPr="003A6DCC">
        <w:rPr>
          <w:rFonts w:ascii="Times New Roman" w:hAnsi="Times New Roman" w:cs="Times New Roman"/>
          <w:sz w:val="24"/>
          <w:szCs w:val="24"/>
        </w:rPr>
        <w:t>Actuator</w:t>
      </w:r>
    </w:p>
    <w:p w14:paraId="1610EFE6" w14:textId="77777777" w:rsidR="00A518B1" w:rsidRPr="003A6DCC" w:rsidRDefault="00A518B1" w:rsidP="00A518B1">
      <w:pPr>
        <w:spacing w:after="0"/>
        <w:rPr>
          <w:rFonts w:ascii="Times New Roman" w:hAnsi="Times New Roman" w:cs="Times New Roman"/>
          <w:sz w:val="24"/>
          <w:szCs w:val="24"/>
        </w:rPr>
      </w:pPr>
    </w:p>
    <w:p w14:paraId="22D00899" w14:textId="77777777" w:rsidR="00A518B1" w:rsidRPr="003A6DCC" w:rsidRDefault="00A518B1" w:rsidP="00A518B1">
      <w:pPr>
        <w:spacing w:after="0"/>
        <w:rPr>
          <w:rFonts w:ascii="Times New Roman" w:hAnsi="Times New Roman" w:cs="Times New Roman"/>
          <w:sz w:val="24"/>
          <w:szCs w:val="24"/>
        </w:rPr>
      </w:pPr>
      <w:r w:rsidRPr="003A6DCC">
        <w:rPr>
          <w:rFonts w:ascii="Times New Roman" w:hAnsi="Times New Roman" w:cs="Times New Roman"/>
          <w:sz w:val="24"/>
          <w:szCs w:val="24"/>
        </w:rPr>
        <w:t>Our project consists of two armature controlled DC motors. Taking the motor as frame of reference, the transfer function of the main motor and the tail motor can be derived in the following way:</w:t>
      </w:r>
    </w:p>
    <w:p w14:paraId="21E69858" w14:textId="77777777" w:rsidR="00A518B1" w:rsidRPr="003A6DCC" w:rsidRDefault="00A518B1" w:rsidP="00A518B1">
      <w:pPr>
        <w:spacing w:after="0"/>
        <w:rPr>
          <w:rFonts w:ascii="Times New Roman" w:hAnsi="Times New Roman" w:cs="Times New Roman"/>
          <w:sz w:val="24"/>
          <w:szCs w:val="24"/>
        </w:rPr>
      </w:pPr>
    </w:p>
    <w:p w14:paraId="266F3BBE" w14:textId="77777777" w:rsidR="00A518B1" w:rsidRPr="003A6DCC" w:rsidRDefault="00A518B1" w:rsidP="00A518B1">
      <w:pPr>
        <w:spacing w:after="0"/>
        <w:rPr>
          <w:rFonts w:ascii="Times New Roman" w:hAnsi="Times New Roman" w:cs="Times New Roman"/>
          <w:sz w:val="24"/>
          <w:szCs w:val="24"/>
        </w:rPr>
      </w:pPr>
      <w:r w:rsidRPr="003A6DCC">
        <w:rPr>
          <w:rFonts w:ascii="Times New Roman" w:hAnsi="Times New Roman" w:cs="Times New Roman"/>
          <w:sz w:val="24"/>
          <w:szCs w:val="24"/>
        </w:rPr>
        <w:t>Applying KVL around the loop in the armature circuit,</w:t>
      </w:r>
    </w:p>
    <w:p w14:paraId="14539E59" w14:textId="77777777" w:rsidR="00A518B1" w:rsidRPr="003A6DCC" w:rsidRDefault="00AD7A5F" w:rsidP="00A518B1">
      <w:pPr>
        <w:keepNext/>
        <w:spacing w:after="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oMath>
      </m:oMathPara>
    </w:p>
    <w:p w14:paraId="66EE8A41"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1</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683ADC38"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Assuming negligible motor inductance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m:t>
        </m:r>
      </m:oMath>
      <w:r w:rsidRPr="003A6DCC">
        <w:rPr>
          <w:rFonts w:ascii="Times New Roman" w:hAnsi="Times New Roman" w:cs="Times New Roman"/>
          <w:sz w:val="24"/>
          <w:szCs w:val="24"/>
        </w:rPr>
        <w:t xml:space="preserve"> and knowing that,</w:t>
      </w:r>
    </w:p>
    <w:p w14:paraId="351F2CCE"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(t)</m:t>
          </m:r>
        </m:oMath>
      </m:oMathPara>
    </w:p>
    <w:p w14:paraId="0806BA39"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2</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0522D8F4"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And,</w:t>
      </w:r>
    </w:p>
    <w:p w14:paraId="24E9BD9E"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hAnsi="Cambria Math" w:cs="Times New Roman"/>
              <w:sz w:val="24"/>
              <w:szCs w:val="24"/>
            </w:rPr>
            <m:t>(t)</m:t>
          </m:r>
        </m:oMath>
      </m:oMathPara>
    </w:p>
    <w:p w14:paraId="361C19FC"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3</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6F1DAC3D"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 xml:space="preserve">And, </w:t>
      </w:r>
    </w:p>
    <w:p w14:paraId="60659C3D"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eq</m:t>
              </m:r>
            </m:sub>
          </m:sSub>
          <m:r>
            <w:rPr>
              <w:rFonts w:ascii="Cambria Math" w:hAnsi="Cambria Math" w:cs="Times New Roman"/>
              <w:sz w:val="24"/>
              <w:szCs w:val="24"/>
            </w:rPr>
            <m:t>α</m:t>
          </m:r>
        </m:oMath>
      </m:oMathPara>
    </w:p>
    <w:p w14:paraId="3527C892"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4</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52465EE8" w14:textId="77777777" w:rsidR="00A518B1" w:rsidRPr="003A6DCC" w:rsidRDefault="00A518B1" w:rsidP="00A518B1">
      <w:pPr>
        <w:rPr>
          <w:rFonts w:ascii="Times New Roman" w:hAnsi="Times New Roman" w:cs="Times New Roman"/>
          <w:sz w:val="24"/>
          <w:szCs w:val="24"/>
        </w:rPr>
      </w:pPr>
      <w:proofErr w:type="gramStart"/>
      <w:r w:rsidRPr="003A6DCC">
        <w:rPr>
          <w:rFonts w:ascii="Times New Roman" w:hAnsi="Times New Roman" w:cs="Times New Roman"/>
          <w:sz w:val="24"/>
          <w:szCs w:val="24"/>
        </w:rPr>
        <w:t>where</w:t>
      </w:r>
      <w:proofErr w:type="gramEnd"/>
      <w:r w:rsidRPr="003A6DCC">
        <w:rPr>
          <w:rFonts w:ascii="Times New Roman" w:hAnsi="Times New Roman" w:cs="Times New Roman"/>
          <w:sz w:val="24"/>
          <w:szCs w:val="24"/>
        </w:rPr>
        <w:t xml:space="preserve">, </w:t>
      </w:r>
      <m:oMath>
        <m:r>
          <w:rPr>
            <w:rFonts w:ascii="Cambria Math" w:hAnsi="Cambria Math" w:cs="Times New Roman"/>
            <w:sz w:val="24"/>
            <w:szCs w:val="24"/>
          </w:rPr>
          <m:t>α=</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(t)</m:t>
            </m:r>
          </m:num>
          <m:den>
            <m:r>
              <w:rPr>
                <w:rFonts w:ascii="Cambria Math" w:hAnsi="Cambria Math" w:cs="Times New Roman"/>
                <w:sz w:val="24"/>
                <w:szCs w:val="24"/>
              </w:rPr>
              <m:t>dt</m:t>
            </m:r>
          </m:den>
        </m:f>
      </m:oMath>
      <w:r w:rsidRPr="003A6DC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oMath>
      <w:r w:rsidRPr="003A6DCC">
        <w:rPr>
          <w:rFonts w:ascii="Times New Roman" w:hAnsi="Times New Roman" w:cs="Times New Roman"/>
          <w:sz w:val="24"/>
          <w:szCs w:val="24"/>
        </w:rPr>
        <w:t xml:space="preserve"> are contants.</w:t>
      </w:r>
    </w:p>
    <w:p w14:paraId="70B3CA43"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Now equating equation (3) and (4) to give,</w:t>
      </w:r>
    </w:p>
    <w:p w14:paraId="3C636054"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eq</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den>
          </m:f>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(t)</m:t>
              </m:r>
            </m:num>
            <m:den>
              <m:r>
                <w:rPr>
                  <w:rFonts w:ascii="Cambria Math" w:hAnsi="Cambria Math" w:cs="Times New Roman"/>
                  <w:sz w:val="24"/>
                  <w:szCs w:val="24"/>
                </w:rPr>
                <m:t>dt</m:t>
              </m:r>
            </m:den>
          </m:f>
        </m:oMath>
      </m:oMathPara>
    </w:p>
    <w:p w14:paraId="4B73573F"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5</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22E6F8D6"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 xml:space="preserve">Substituting the expression for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hAnsi="Cambria Math" w:cs="Times New Roman"/>
            <w:sz w:val="24"/>
            <w:szCs w:val="24"/>
          </w:rPr>
          <m:t>(t)</m:t>
        </m:r>
      </m:oMath>
      <w:r w:rsidRPr="003A6DC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oMath>
      <w:r w:rsidRPr="003A6DCC">
        <w:rPr>
          <w:rFonts w:ascii="Times New Roman" w:hAnsi="Times New Roman" w:cs="Times New Roman"/>
          <w:sz w:val="24"/>
          <w:szCs w:val="24"/>
        </w:rPr>
        <w:t>in equation (1),</w:t>
      </w:r>
    </w:p>
    <w:p w14:paraId="11E4E144"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eq</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den>
          </m:f>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(t)</m:t>
              </m:r>
            </m:num>
            <m:den>
              <m:r>
                <w:rPr>
                  <w:rFonts w:ascii="Cambria Math" w:hAnsi="Cambria Math" w:cs="Times New Roman"/>
                  <w:sz w:val="24"/>
                  <w:szCs w:val="24"/>
                </w:rPr>
                <m:t>dt</m:t>
              </m:r>
            </m:den>
          </m:f>
        </m:oMath>
      </m:oMathPara>
    </w:p>
    <w:p w14:paraId="14A2B809"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6</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417AEBF0"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Taking Laplace transform on both sides of equation (6),</w:t>
      </w:r>
    </w:p>
    <w:p w14:paraId="23BA38A5"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+s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eq</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den>
          </m:f>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d>
            <m:dPr>
              <m:ctrlPr>
                <w:rPr>
                  <w:rFonts w:ascii="Cambria Math" w:hAnsi="Cambria Math" w:cs="Times New Roman"/>
                  <w:i/>
                  <w:sz w:val="24"/>
                  <w:szCs w:val="24"/>
                </w:rPr>
              </m:ctrlPr>
            </m:dPr>
            <m:e>
              <m:r>
                <w:rPr>
                  <w:rFonts w:ascii="Cambria Math" w:hAnsi="Cambria Math" w:cs="Times New Roman"/>
                  <w:sz w:val="24"/>
                  <w:szCs w:val="24"/>
                </w:rPr>
                <m:t>s</m:t>
              </m:r>
            </m:e>
          </m:d>
        </m:oMath>
      </m:oMathPara>
    </w:p>
    <w:p w14:paraId="3A1BDF58" w14:textId="77777777" w:rsidR="00A518B1" w:rsidRPr="003A6DCC" w:rsidRDefault="00AD7A5F" w:rsidP="00A518B1">
      <w:pPr>
        <w:keepNext/>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(s)</m:t>
              </m:r>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(s)</m:t>
              </m:r>
            </m:den>
          </m:f>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eq</m:t>
                  </m:r>
                </m:sub>
              </m:sSub>
              <m:r>
                <w:rPr>
                  <w:rFonts w:ascii="Cambria Math" w:hAnsi="Cambria Math" w:cs="Times New Roman"/>
                  <w:sz w:val="24"/>
                  <w:szCs w:val="24"/>
                </w:rPr>
                <m:t>s</m:t>
              </m:r>
            </m:den>
          </m:f>
        </m:oMath>
      </m:oMathPara>
    </w:p>
    <w:p w14:paraId="5A53FECB"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7</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6362AB0E" w14:textId="77777777" w:rsidR="00A518B1" w:rsidRPr="003A6DCC" w:rsidRDefault="00A518B1" w:rsidP="00A518B1">
      <w:pPr>
        <w:rPr>
          <w:rFonts w:ascii="Times New Roman" w:hAnsi="Times New Roman" w:cs="Times New Roman"/>
          <w:sz w:val="24"/>
          <w:szCs w:val="24"/>
          <w:vertAlign w:val="subscript"/>
        </w:rPr>
      </w:pPr>
      <w:proofErr w:type="gramStart"/>
      <w:r w:rsidRPr="003A6DCC">
        <w:rPr>
          <w:rFonts w:ascii="Times New Roman" w:hAnsi="Times New Roman" w:cs="Times New Roman"/>
          <w:sz w:val="24"/>
          <w:szCs w:val="24"/>
        </w:rPr>
        <w:t>where</w:t>
      </w:r>
      <w:proofErr w:type="gramEnd"/>
      <w:r w:rsidRPr="003A6DC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eq</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p</m:t>
            </m:r>
          </m:sub>
        </m:sSub>
      </m:oMath>
    </w:p>
    <w:p w14:paraId="5B4914D9"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 xml:space="preserve">Representing the DC motor model in terms of lumped parameters in the transfer </w:t>
      </w:r>
      <w:proofErr w:type="gramStart"/>
      <w:r w:rsidRPr="003A6DCC">
        <w:rPr>
          <w:rFonts w:ascii="Times New Roman" w:hAnsi="Times New Roman" w:cs="Times New Roman"/>
          <w:sz w:val="24"/>
          <w:szCs w:val="24"/>
        </w:rPr>
        <w:t xml:space="preserve">function </w:t>
      </w:r>
      <w:proofErr w:type="gramEnd"/>
      <m:oMath>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τs+1</m:t>
            </m:r>
          </m:den>
        </m:f>
      </m:oMath>
      <w:r w:rsidRPr="003A6DCC">
        <w:rPr>
          <w:rFonts w:ascii="Times New Roman" w:hAnsi="Times New Roman" w:cs="Times New Roman"/>
          <w:sz w:val="24"/>
          <w:szCs w:val="24"/>
        </w:rPr>
        <w:t>,</w:t>
      </w:r>
    </w:p>
    <w:p w14:paraId="1DB19DBA" w14:textId="77777777" w:rsidR="00A518B1" w:rsidRPr="003A6DCC" w:rsidRDefault="00A518B1" w:rsidP="00A518B1">
      <w:pPr>
        <w:keepNext/>
        <w:spacing w:after="0"/>
        <w:rPr>
          <w:rFonts w:ascii="Times New Roman" w:hAnsi="Times New Roman" w:cs="Times New Roman"/>
          <w:sz w:val="24"/>
          <w:szCs w:val="24"/>
        </w:rPr>
      </w:pPr>
      <m:oMathPara>
        <m:oMath>
          <m:r>
            <w:rPr>
              <w:rFonts w:ascii="Cambria Math" w:hAnsi="Cambria Math" w:cs="Times New Roman"/>
              <w:sz w:val="24"/>
              <w:szCs w:val="24"/>
            </w:rPr>
            <w:lastRenderedPageBreak/>
            <m:t xml:space="preserve">K= </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den>
          </m:f>
        </m:oMath>
      </m:oMathPara>
    </w:p>
    <w:p w14:paraId="41FCBAB1"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8</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1792F524" w14:textId="77777777" w:rsidR="00A518B1" w:rsidRPr="003A6DCC" w:rsidRDefault="00A518B1" w:rsidP="00A518B1">
      <w:pPr>
        <w:keepNext/>
        <w:spacing w:after="0"/>
        <w:rPr>
          <w:rFonts w:ascii="Times New Roman" w:hAnsi="Times New Roman" w:cs="Times New Roman"/>
          <w:sz w:val="24"/>
          <w:szCs w:val="24"/>
        </w:rPr>
      </w:pPr>
      <m:oMathPara>
        <m:oMath>
          <m:r>
            <w:rPr>
              <w:rFonts w:ascii="Cambria Math" w:hAnsi="Cambria Math" w:cs="Times New Roman"/>
              <w:sz w:val="24"/>
              <w:szCs w:val="24"/>
            </w:rPr>
            <m:t xml:space="preserve">τ=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den>
          </m:f>
        </m:oMath>
      </m:oMathPara>
    </w:p>
    <w:p w14:paraId="7BD31B93"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9</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6CD5CAC3" w14:textId="77777777" w:rsidR="00A518B1" w:rsidRPr="003A6DCC" w:rsidRDefault="00A518B1" w:rsidP="00A518B1">
      <w:pPr>
        <w:rPr>
          <w:rFonts w:ascii="Times New Roman" w:hAnsi="Times New Roman" w:cs="Times New Roman"/>
          <w:sz w:val="24"/>
          <w:szCs w:val="24"/>
        </w:rPr>
      </w:pPr>
    </w:p>
    <w:p w14:paraId="60D09E7D" w14:textId="77777777" w:rsidR="00A518B1" w:rsidRPr="003A6DCC" w:rsidRDefault="00AD7A5F" w:rsidP="00A518B1">
      <w:pPr>
        <w:spacing w:after="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oMath>
      <w:r w:rsidR="00A518B1" w:rsidRPr="003A6DC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 xml:space="preserve"> </m:t>
        </m:r>
      </m:oMath>
      <w:r w:rsidR="00A518B1" w:rsidRPr="003A6DCC">
        <w:rPr>
          <w:rFonts w:ascii="Times New Roman" w:hAnsi="Times New Roman" w:cs="Times New Roman"/>
          <w:sz w:val="24"/>
          <w:szCs w:val="24"/>
        </w:rPr>
        <w:t>are the resistance and self-inductance of armature coil inside and</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m</m:t>
            </m:r>
          </m:sub>
        </m:sSub>
      </m:oMath>
      <w:r w:rsidR="00A518B1" w:rsidRPr="003A6DCC">
        <w:rPr>
          <w:rFonts w:ascii="Times New Roman" w:hAnsi="Times New Roman" w:cs="Times New Roman"/>
          <w:sz w:val="24"/>
          <w:szCs w:val="24"/>
        </w:rPr>
        <w:t>,</w:t>
      </w:r>
      <w:r w:rsidR="00A518B1" w:rsidRPr="003A6DCC">
        <w:rPr>
          <w:rFonts w:ascii="Times New Roman" w:hAnsi="Times New Roman" w:cs="Times New Roman"/>
          <w:sz w:val="24"/>
          <w:szCs w:val="24"/>
          <w:vertAlign w:val="subscript"/>
        </w:rPr>
        <w:t xml:space="preserve">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J</m:t>
            </m:r>
          </m:e>
          <m:sub>
            <m:r>
              <w:rPr>
                <w:rFonts w:ascii="Cambria Math" w:hAnsi="Cambria Math" w:cs="Times New Roman"/>
                <w:sz w:val="24"/>
                <w:szCs w:val="24"/>
                <w:vertAlign w:val="subscript"/>
              </w:rPr>
              <m:t>h</m:t>
            </m:r>
          </m:sub>
        </m:sSub>
      </m:oMath>
      <w:r w:rsidR="00A518B1" w:rsidRPr="003A6DC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p</m:t>
            </m:r>
          </m:sub>
        </m:sSub>
      </m:oMath>
      <w:r w:rsidR="00A518B1" w:rsidRPr="003A6DCC">
        <w:rPr>
          <w:rFonts w:ascii="Times New Roman" w:hAnsi="Times New Roman" w:cs="Times New Roman"/>
          <w:sz w:val="24"/>
          <w:szCs w:val="24"/>
        </w:rPr>
        <w:t xml:space="preserve"> are rotor moment of inertia,</w:t>
      </w:r>
      <w:r w:rsidR="00A518B1" w:rsidRPr="003A6DCC">
        <w:rPr>
          <w:rStyle w:val="Heading2Char"/>
          <w:rFonts w:cs="Times New Roman"/>
          <w:sz w:val="24"/>
          <w:szCs w:val="24"/>
          <w:shd w:val="clear" w:color="auto" w:fill="FFFFFF"/>
        </w:rPr>
        <w:t xml:space="preserve"> </w:t>
      </w:r>
      <w:r w:rsidR="00A518B1" w:rsidRPr="003A6DCC">
        <w:rPr>
          <w:rStyle w:val="normaltextrun"/>
          <w:rFonts w:ascii="Times New Roman" w:hAnsi="Times New Roman" w:cs="Times New Roman"/>
          <w:sz w:val="24"/>
          <w:szCs w:val="24"/>
          <w:shd w:val="clear" w:color="auto" w:fill="FFFFFF"/>
        </w:rPr>
        <w:t>moment of inertia of</w:t>
      </w:r>
      <w:r w:rsidR="00A518B1" w:rsidRPr="003A6DCC">
        <w:rPr>
          <w:rStyle w:val="apple-converted-space"/>
          <w:rFonts w:ascii="Times New Roman" w:hAnsi="Times New Roman" w:cs="Times New Roman"/>
          <w:sz w:val="24"/>
          <w:szCs w:val="24"/>
          <w:shd w:val="clear" w:color="auto" w:fill="FFFFFF"/>
        </w:rPr>
        <w:t> </w:t>
      </w:r>
      <w:r w:rsidR="00A518B1" w:rsidRPr="003A6DCC">
        <w:rPr>
          <w:rStyle w:val="normaltextrun"/>
          <w:rFonts w:ascii="Times New Roman" w:hAnsi="Times New Roman" w:cs="Times New Roman"/>
          <w:sz w:val="24"/>
          <w:szCs w:val="24"/>
          <w:shd w:val="clear" w:color="auto" w:fill="FFFFFF"/>
        </w:rPr>
        <w:t xml:space="preserve">hub (a cylindrical metal disc used to mount the propeller) </w:t>
      </w:r>
      <w:r w:rsidR="00A518B1" w:rsidRPr="003A6DCC">
        <w:rPr>
          <w:rFonts w:ascii="Times New Roman" w:hAnsi="Times New Roman" w:cs="Times New Roman"/>
          <w:sz w:val="24"/>
          <w:szCs w:val="24"/>
        </w:rPr>
        <w:t>and propeller moment of inertia respectively.</w:t>
      </w:r>
    </w:p>
    <w:p w14:paraId="3E5D00CB" w14:textId="77777777" w:rsidR="00A518B1" w:rsidRPr="003A6DCC" w:rsidRDefault="00A518B1" w:rsidP="00A518B1">
      <w:pPr>
        <w:spacing w:after="0"/>
        <w:rPr>
          <w:rFonts w:ascii="Times New Roman" w:hAnsi="Times New Roman" w:cs="Times New Roman"/>
          <w:sz w:val="24"/>
          <w:szCs w:val="24"/>
        </w:rPr>
      </w:pPr>
    </w:p>
    <w:p w14:paraId="076EAE09" w14:textId="22488623" w:rsidR="00A518B1" w:rsidRPr="003A6DCC" w:rsidRDefault="00A518B1" w:rsidP="00A518B1">
      <w:pPr>
        <w:keepNext/>
        <w:spacing w:after="0"/>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(s)</m:t>
              </m:r>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τs+1</m:t>
              </m:r>
            </m:den>
          </m:f>
        </m:oMath>
      </m:oMathPara>
    </w:p>
    <w:p w14:paraId="3C1752DB"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10</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65D26F40" w14:textId="77777777" w:rsidR="00A518B1" w:rsidRPr="003A6DCC" w:rsidRDefault="00A518B1" w:rsidP="00A518B1">
      <w:pPr>
        <w:spacing w:after="0"/>
        <w:rPr>
          <w:rFonts w:ascii="Times New Roman" w:hAnsi="Times New Roman" w:cs="Times New Roman"/>
          <w:sz w:val="24"/>
          <w:szCs w:val="24"/>
        </w:rPr>
      </w:pPr>
    </w:p>
    <w:p w14:paraId="62D6CFF1" w14:textId="77777777" w:rsidR="00010625" w:rsidRPr="003A6DCC" w:rsidRDefault="00010625" w:rsidP="00A518B1">
      <w:pPr>
        <w:spacing w:after="0"/>
        <w:rPr>
          <w:rFonts w:ascii="Times New Roman" w:hAnsi="Times New Roman" w:cs="Times New Roman"/>
          <w:b/>
          <w:sz w:val="24"/>
          <w:szCs w:val="24"/>
          <w:u w:val="single"/>
        </w:rPr>
      </w:pPr>
    </w:p>
    <w:p w14:paraId="65F43B2C" w14:textId="77777777" w:rsidR="00010625" w:rsidRPr="003A6DCC" w:rsidRDefault="00010625" w:rsidP="00A518B1">
      <w:pPr>
        <w:spacing w:after="0"/>
        <w:rPr>
          <w:rFonts w:ascii="Times New Roman" w:hAnsi="Times New Roman" w:cs="Times New Roman"/>
          <w:b/>
          <w:sz w:val="24"/>
          <w:szCs w:val="24"/>
          <w:u w:val="single"/>
        </w:rPr>
      </w:pPr>
    </w:p>
    <w:p w14:paraId="658EF307" w14:textId="77777777" w:rsidR="00010625" w:rsidRPr="003A6DCC" w:rsidRDefault="00010625" w:rsidP="00A518B1">
      <w:pPr>
        <w:spacing w:after="0"/>
        <w:rPr>
          <w:rFonts w:ascii="Times New Roman" w:hAnsi="Times New Roman" w:cs="Times New Roman"/>
          <w:b/>
          <w:sz w:val="24"/>
          <w:szCs w:val="24"/>
          <w:u w:val="single"/>
        </w:rPr>
      </w:pPr>
    </w:p>
    <w:p w14:paraId="5502E655" w14:textId="77777777" w:rsidR="00A518B1" w:rsidRPr="003A6DCC" w:rsidRDefault="00A518B1" w:rsidP="003A6DCC">
      <w:pPr>
        <w:pStyle w:val="ListParagraph"/>
        <w:numPr>
          <w:ilvl w:val="0"/>
          <w:numId w:val="42"/>
        </w:numPr>
        <w:spacing w:after="0"/>
        <w:rPr>
          <w:rFonts w:ascii="Times New Roman" w:hAnsi="Times New Roman" w:cs="Times New Roman"/>
          <w:sz w:val="24"/>
          <w:szCs w:val="24"/>
        </w:rPr>
      </w:pPr>
      <w:r w:rsidRPr="003A6DCC">
        <w:rPr>
          <w:rFonts w:ascii="Times New Roman" w:hAnsi="Times New Roman" w:cs="Times New Roman"/>
          <w:sz w:val="24"/>
          <w:szCs w:val="24"/>
        </w:rPr>
        <w:t xml:space="preserve">Plant </w:t>
      </w:r>
    </w:p>
    <w:p w14:paraId="6B4B1CEC" w14:textId="77777777" w:rsidR="00A518B1" w:rsidRPr="003A6DCC" w:rsidRDefault="00A518B1" w:rsidP="00A518B1">
      <w:pPr>
        <w:spacing w:after="0"/>
        <w:rPr>
          <w:rFonts w:ascii="Times New Roman" w:hAnsi="Times New Roman" w:cs="Times New Roman"/>
          <w:b/>
          <w:sz w:val="24"/>
          <w:szCs w:val="24"/>
          <w:u w:val="single"/>
        </w:rPr>
      </w:pPr>
    </w:p>
    <w:p w14:paraId="3BA185F7" w14:textId="77777777" w:rsidR="00A518B1" w:rsidRPr="003A6DCC" w:rsidRDefault="00A518B1" w:rsidP="00A518B1">
      <w:pPr>
        <w:spacing w:after="0"/>
        <w:rPr>
          <w:rFonts w:ascii="Times New Roman" w:hAnsi="Times New Roman" w:cs="Times New Roman"/>
          <w:sz w:val="24"/>
          <w:szCs w:val="24"/>
        </w:rPr>
      </w:pPr>
      <w:r w:rsidRPr="003A6DCC">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39C1AE1D" wp14:editId="56415963">
                <wp:simplePos x="0" y="0"/>
                <wp:positionH relativeFrom="column">
                  <wp:posOffset>236220</wp:posOffset>
                </wp:positionH>
                <wp:positionV relativeFrom="paragraph">
                  <wp:posOffset>271780</wp:posOffset>
                </wp:positionV>
                <wp:extent cx="5803900" cy="2835275"/>
                <wp:effectExtent l="0" t="0" r="254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2835275"/>
                        </a:xfrm>
                        <a:prstGeom prst="rect">
                          <a:avLst/>
                        </a:prstGeom>
                        <a:solidFill>
                          <a:srgbClr val="FFFFFF"/>
                        </a:solidFill>
                        <a:ln w="9525">
                          <a:solidFill>
                            <a:srgbClr val="000000"/>
                          </a:solidFill>
                          <a:miter lim="800000"/>
                          <a:headEnd/>
                          <a:tailEnd/>
                        </a:ln>
                      </wps:spPr>
                      <wps:txbx>
                        <w:txbxContent>
                          <w:p w14:paraId="15CB7B1B"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m</m:t>
                                  </m:r>
                                </m:e>
                                <m:sub>
                                  <m:r>
                                    <w:rPr>
                                      <w:rFonts w:ascii="Cambria Math" w:hAnsi="Cambria Math"/>
                                    </w:rPr>
                                    <m:t>mr</m:t>
                                  </m:r>
                                </m:sub>
                              </m:sSub>
                            </m:oMath>
                            <w:r>
                              <w:t xml:space="preserve"> The mass of the main DC-motor with main rotor</w:t>
                            </w:r>
                          </w:p>
                          <w:p w14:paraId="3A3E6C43"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m</m:t>
                                  </m:r>
                                </m:e>
                                <m:sub>
                                  <m:r>
                                    <w:rPr>
                                      <w:rFonts w:ascii="Cambria Math" w:hAnsi="Cambria Math"/>
                                    </w:rPr>
                                    <m:t>ms</m:t>
                                  </m:r>
                                </m:sub>
                              </m:sSub>
                            </m:oMath>
                            <w:r>
                              <w:t xml:space="preserve"> The mass of the main shield</w:t>
                            </w:r>
                          </w:p>
                          <w:p w14:paraId="07CC1BB0"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m</m:t>
                                  </m:r>
                                </m:e>
                                <m:sub>
                                  <m:r>
                                    <w:rPr>
                                      <w:rFonts w:ascii="Cambria Math" w:hAnsi="Cambria Math"/>
                                    </w:rPr>
                                    <m:t>m</m:t>
                                  </m:r>
                                </m:sub>
                              </m:sSub>
                            </m:oMath>
                            <w:r>
                              <w:t xml:space="preserve"> The mass of the main part of the beam</w:t>
                            </w:r>
                          </w:p>
                          <w:p w14:paraId="3C4EDE25"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m</m:t>
                                  </m:r>
                                </m:e>
                                <m:sub>
                                  <m:r>
                                    <w:rPr>
                                      <w:rFonts w:ascii="Cambria Math" w:hAnsi="Cambria Math"/>
                                    </w:rPr>
                                    <m:t>tr</m:t>
                                  </m:r>
                                </m:sub>
                              </m:sSub>
                            </m:oMath>
                            <w:r>
                              <w:t xml:space="preserve"> The mass of the tail motor with tail rotor</w:t>
                            </w:r>
                          </w:p>
                          <w:p w14:paraId="38ACF58D"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m</m:t>
                                  </m:r>
                                </m:e>
                                <m:sub>
                                  <m:r>
                                    <w:rPr>
                                      <w:rFonts w:ascii="Cambria Math" w:hAnsi="Cambria Math"/>
                                    </w:rPr>
                                    <m:t>ts</m:t>
                                  </m:r>
                                </m:sub>
                              </m:sSub>
                            </m:oMath>
                            <w:r>
                              <w:t xml:space="preserve"> The mass of the tail shield</w:t>
                            </w:r>
                          </w:p>
                          <w:p w14:paraId="5E550055"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m</m:t>
                                  </m:r>
                                </m:e>
                                <m:sub>
                                  <m:r>
                                    <w:rPr>
                                      <w:rFonts w:ascii="Cambria Math" w:hAnsi="Cambria Math"/>
                                    </w:rPr>
                                    <m:t>t</m:t>
                                  </m:r>
                                </m:sub>
                              </m:sSub>
                            </m:oMath>
                            <w:r>
                              <w:t xml:space="preserve"> The mass of the tail part of the beam</w:t>
                            </w:r>
                          </w:p>
                          <w:p w14:paraId="7DFA9C1C"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m</m:t>
                                  </m:r>
                                </m:e>
                                <m:sub>
                                  <m:r>
                                    <w:rPr>
                                      <w:rFonts w:ascii="Cambria Math" w:hAnsi="Cambria Math"/>
                                    </w:rPr>
                                    <m:t>cb</m:t>
                                  </m:r>
                                </m:sub>
                              </m:sSub>
                            </m:oMath>
                            <w:r>
                              <w:t xml:space="preserve"> The mass of the counterweight</w:t>
                            </w:r>
                          </w:p>
                          <w:p w14:paraId="1243D935"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m</m:t>
                                  </m:r>
                                </m:e>
                                <m:sub>
                                  <m:r>
                                    <w:rPr>
                                      <w:rFonts w:ascii="Cambria Math" w:hAnsi="Cambria Math"/>
                                    </w:rPr>
                                    <m:t>b</m:t>
                                  </m:r>
                                </m:sub>
                              </m:sSub>
                            </m:oMath>
                            <w:r>
                              <w:t xml:space="preserve"> The mass of the counterweight beam</w:t>
                            </w:r>
                          </w:p>
                          <w:p w14:paraId="4FF0839F"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l</m:t>
                                  </m:r>
                                </m:e>
                                <m:sub>
                                  <m:r>
                                    <w:rPr>
                                      <w:rFonts w:ascii="Cambria Math" w:hAnsi="Cambria Math"/>
                                    </w:rPr>
                                    <m:t>m</m:t>
                                  </m:r>
                                </m:sub>
                              </m:sSub>
                            </m:oMath>
                            <w:r>
                              <w:t xml:space="preserve"> Length of the main beam</w:t>
                            </w:r>
                          </w:p>
                          <w:p w14:paraId="58F63B89"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l</m:t>
                                  </m:r>
                                </m:e>
                                <m:sub>
                                  <m:r>
                                    <w:rPr>
                                      <w:rFonts w:ascii="Cambria Math" w:hAnsi="Cambria Math"/>
                                    </w:rPr>
                                    <m:t>t</m:t>
                                  </m:r>
                                </m:sub>
                              </m:sSub>
                            </m:oMath>
                            <w:r>
                              <w:t xml:space="preserve">  Length of the tail beam</w:t>
                            </w:r>
                          </w:p>
                          <w:p w14:paraId="7956C943" w14:textId="77777777" w:rsidR="002F3C67" w:rsidRDefault="002F3C67" w:rsidP="00A518B1">
                            <w:pPr>
                              <w:spacing w:after="120" w:line="240" w:lineRule="auto"/>
                            </w:pPr>
                            <m:oMath>
                              <m:r>
                                <w:rPr>
                                  <w:rFonts w:ascii="Cambria Math" w:hAnsi="Cambria Math"/>
                                </w:rPr>
                                <m:t xml:space="preserve">g </m:t>
                              </m:r>
                            </m:oMath>
                            <w:r>
                              <w:t xml:space="preserve"> Gravitational acceleration</w:t>
                            </w:r>
                          </w:p>
                          <w:p w14:paraId="11740F05" w14:textId="77777777" w:rsidR="002F3C67" w:rsidRDefault="002F3C67" w:rsidP="00A518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C1AE1D" id="_x0000_t202" coordsize="21600,21600" o:spt="202" path="m,l,21600r21600,l21600,xe">
                <v:stroke joinstyle="miter"/>
                <v:path gradientshapeok="t" o:connecttype="rect"/>
              </v:shapetype>
              <v:shape id="Text Box 2" o:spid="_x0000_s1026" type="#_x0000_t202" style="position:absolute;margin-left:18.6pt;margin-top:21.4pt;width:457pt;height:223.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">
                <v:textbox>
                  <w:txbxContent>
                    <w:p w14:paraId="15CB7B1B"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m</m:t>
                            </m:r>
                          </m:e>
                          <m:sub>
                            <m:r>
                              <w:rPr>
                                <w:rFonts w:ascii="Cambria Math" w:hAnsi="Cambria Math"/>
                              </w:rPr>
                              <m:t>mr</m:t>
                            </m:r>
                          </m:sub>
                        </m:sSub>
                      </m:oMath>
                      <w:r>
                        <w:t xml:space="preserve"> The mass of the main DC-motor with main rotor</w:t>
                      </w:r>
                    </w:p>
                    <w:p w14:paraId="3A3E6C43"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m</m:t>
                            </m:r>
                          </m:e>
                          <m:sub>
                            <m:r>
                              <w:rPr>
                                <w:rFonts w:ascii="Cambria Math" w:hAnsi="Cambria Math"/>
                              </w:rPr>
                              <m:t>ms</m:t>
                            </m:r>
                          </m:sub>
                        </m:sSub>
                      </m:oMath>
                      <w:r>
                        <w:t xml:space="preserve"> The mass of the main shield</w:t>
                      </w:r>
                    </w:p>
                    <w:p w14:paraId="07CC1BB0"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m</m:t>
                            </m:r>
                          </m:e>
                          <m:sub>
                            <m:r>
                              <w:rPr>
                                <w:rFonts w:ascii="Cambria Math" w:hAnsi="Cambria Math"/>
                              </w:rPr>
                              <m:t>m</m:t>
                            </m:r>
                          </m:sub>
                        </m:sSub>
                      </m:oMath>
                      <w:r>
                        <w:t xml:space="preserve"> The mass of the main part of the beam</w:t>
                      </w:r>
                    </w:p>
                    <w:p w14:paraId="3C4EDE25"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m</m:t>
                            </m:r>
                          </m:e>
                          <m:sub>
                            <m:r>
                              <w:rPr>
                                <w:rFonts w:ascii="Cambria Math" w:hAnsi="Cambria Math"/>
                              </w:rPr>
                              <m:t>tr</m:t>
                            </m:r>
                          </m:sub>
                        </m:sSub>
                      </m:oMath>
                      <w:r>
                        <w:t xml:space="preserve"> The mass of the tail motor with tail rotor</w:t>
                      </w:r>
                    </w:p>
                    <w:p w14:paraId="38ACF58D"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m</m:t>
                            </m:r>
                          </m:e>
                          <m:sub>
                            <m:r>
                              <w:rPr>
                                <w:rFonts w:ascii="Cambria Math" w:hAnsi="Cambria Math"/>
                              </w:rPr>
                              <m:t>ts</m:t>
                            </m:r>
                          </m:sub>
                        </m:sSub>
                      </m:oMath>
                      <w:r>
                        <w:t xml:space="preserve"> The mass of the tail shield</w:t>
                      </w:r>
                    </w:p>
                    <w:p w14:paraId="5E550055"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m</m:t>
                            </m:r>
                          </m:e>
                          <m:sub>
                            <m:r>
                              <w:rPr>
                                <w:rFonts w:ascii="Cambria Math" w:hAnsi="Cambria Math"/>
                              </w:rPr>
                              <m:t>t</m:t>
                            </m:r>
                          </m:sub>
                        </m:sSub>
                      </m:oMath>
                      <w:r>
                        <w:t xml:space="preserve"> The mass of the tail part of the beam</w:t>
                      </w:r>
                    </w:p>
                    <w:p w14:paraId="7DFA9C1C"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m</m:t>
                            </m:r>
                          </m:e>
                          <m:sub>
                            <m:r>
                              <w:rPr>
                                <w:rFonts w:ascii="Cambria Math" w:hAnsi="Cambria Math"/>
                              </w:rPr>
                              <m:t>cb</m:t>
                            </m:r>
                          </m:sub>
                        </m:sSub>
                      </m:oMath>
                      <w:r>
                        <w:t xml:space="preserve"> The mass of the counterweight</w:t>
                      </w:r>
                    </w:p>
                    <w:p w14:paraId="1243D935"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m</m:t>
                            </m:r>
                          </m:e>
                          <m:sub>
                            <m:r>
                              <w:rPr>
                                <w:rFonts w:ascii="Cambria Math" w:hAnsi="Cambria Math"/>
                              </w:rPr>
                              <m:t>b</m:t>
                            </m:r>
                          </m:sub>
                        </m:sSub>
                      </m:oMath>
                      <w:r>
                        <w:t xml:space="preserve"> The mass of the counterweight beam</w:t>
                      </w:r>
                    </w:p>
                    <w:p w14:paraId="4FF0839F"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l</m:t>
                            </m:r>
                          </m:e>
                          <m:sub>
                            <m:r>
                              <w:rPr>
                                <w:rFonts w:ascii="Cambria Math" w:hAnsi="Cambria Math"/>
                              </w:rPr>
                              <m:t>m</m:t>
                            </m:r>
                          </m:sub>
                        </m:sSub>
                      </m:oMath>
                      <w:r>
                        <w:t xml:space="preserve"> Length of the main beam</w:t>
                      </w:r>
                    </w:p>
                    <w:p w14:paraId="58F63B89" w14:textId="77777777" w:rsidR="002F3C67" w:rsidRDefault="002F3C67" w:rsidP="00A518B1">
                      <w:pPr>
                        <w:spacing w:after="120" w:line="240" w:lineRule="auto"/>
                      </w:pPr>
                      <m:oMath>
                        <m:sSub>
                          <m:sSubPr>
                            <m:ctrlPr>
                              <w:rPr>
                                <w:rFonts w:ascii="Cambria Math" w:hAnsi="Cambria Math"/>
                                <w:i/>
                              </w:rPr>
                            </m:ctrlPr>
                          </m:sSubPr>
                          <m:e>
                            <m:r>
                              <w:rPr>
                                <w:rFonts w:ascii="Cambria Math" w:hAnsi="Cambria Math"/>
                              </w:rPr>
                              <m:t>l</m:t>
                            </m:r>
                          </m:e>
                          <m:sub>
                            <m:r>
                              <w:rPr>
                                <w:rFonts w:ascii="Cambria Math" w:hAnsi="Cambria Math"/>
                              </w:rPr>
                              <m:t>t</m:t>
                            </m:r>
                          </m:sub>
                        </m:sSub>
                      </m:oMath>
                      <w:r>
                        <w:t xml:space="preserve">  Length of the tail beam</w:t>
                      </w:r>
                    </w:p>
                    <w:p w14:paraId="7956C943" w14:textId="77777777" w:rsidR="002F3C67" w:rsidRDefault="002F3C67" w:rsidP="00A518B1">
                      <w:pPr>
                        <w:spacing w:after="120" w:line="240" w:lineRule="auto"/>
                      </w:pPr>
                      <m:oMath>
                        <m:r>
                          <w:rPr>
                            <w:rFonts w:ascii="Cambria Math" w:hAnsi="Cambria Math"/>
                          </w:rPr>
                          <m:t xml:space="preserve">g </m:t>
                        </m:r>
                      </m:oMath>
                      <w:r>
                        <w:t xml:space="preserve"> Gravitational acceleration</w:t>
                      </w:r>
                    </w:p>
                    <w:p w14:paraId="11740F05" w14:textId="77777777" w:rsidR="002F3C67" w:rsidRDefault="002F3C67" w:rsidP="00A518B1"/>
                  </w:txbxContent>
                </v:textbox>
                <w10:wrap type="square"/>
              </v:shape>
            </w:pict>
          </mc:Fallback>
        </mc:AlternateContent>
      </w:r>
      <w:r w:rsidRPr="003A6DCC">
        <w:rPr>
          <w:rFonts w:ascii="Times New Roman" w:hAnsi="Times New Roman" w:cs="Times New Roman"/>
          <w:sz w:val="24"/>
          <w:szCs w:val="24"/>
        </w:rPr>
        <w:t>The following nomenclature will be used to model the plant:</w:t>
      </w:r>
    </w:p>
    <w:p w14:paraId="3E9D34DD" w14:textId="77777777" w:rsidR="00A518B1" w:rsidRPr="003A6DCC" w:rsidRDefault="00A518B1" w:rsidP="00A518B1">
      <w:pPr>
        <w:spacing w:after="0"/>
        <w:rPr>
          <w:rFonts w:ascii="Times New Roman" w:hAnsi="Times New Roman" w:cs="Times New Roman"/>
          <w:sz w:val="24"/>
          <w:szCs w:val="24"/>
        </w:rPr>
      </w:pPr>
    </w:p>
    <w:p w14:paraId="3001DDD9" w14:textId="77777777" w:rsidR="00A518B1" w:rsidRPr="003A6DCC" w:rsidRDefault="00A518B1" w:rsidP="00A518B1">
      <w:pPr>
        <w:keepNext/>
        <w:spacing w:after="0"/>
        <w:jc w:val="center"/>
        <w:rPr>
          <w:rFonts w:ascii="Times New Roman" w:hAnsi="Times New Roman" w:cs="Times New Roman"/>
          <w:sz w:val="24"/>
          <w:szCs w:val="24"/>
        </w:rPr>
      </w:pPr>
      <w:r w:rsidRPr="003A6DCC">
        <w:rPr>
          <w:rFonts w:ascii="Times New Roman" w:hAnsi="Times New Roman" w:cs="Times New Roman"/>
          <w:noProof/>
          <w:sz w:val="24"/>
          <w:szCs w:val="24"/>
        </w:rPr>
        <w:lastRenderedPageBreak/>
        <w:drawing>
          <wp:inline distT="0" distB="0" distL="0" distR="0" wp14:anchorId="240F166A" wp14:editId="71DBA61D">
            <wp:extent cx="3226085" cy="245733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11-05 at 1.40.37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9266" cy="2467377"/>
                    </a:xfrm>
                    <a:prstGeom prst="rect">
                      <a:avLst/>
                    </a:prstGeom>
                  </pic:spPr>
                </pic:pic>
              </a:graphicData>
            </a:graphic>
          </wp:inline>
        </w:drawing>
      </w:r>
    </w:p>
    <w:p w14:paraId="52A8A652" w14:textId="77777777" w:rsidR="00A518B1" w:rsidRPr="003A6DCC" w:rsidRDefault="00A518B1" w:rsidP="00A518B1">
      <w:pPr>
        <w:pStyle w:val="Caption"/>
        <w:rPr>
          <w:rFonts w:ascii="Times New Roman" w:hAnsi="Times New Roman" w:cs="Times New Roman"/>
          <w:sz w:val="24"/>
          <w:szCs w:val="24"/>
        </w:rPr>
      </w:pPr>
      <w:r w:rsidRPr="003A6DCC">
        <w:rPr>
          <w:rFonts w:ascii="Times New Roman" w:hAnsi="Times New Roman" w:cs="Times New Roman"/>
          <w:sz w:val="24"/>
          <w:szCs w:val="24"/>
        </w:rPr>
        <w:t xml:space="preserve">Figure </w:t>
      </w:r>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Figure \* ARABIC </w:instrText>
      </w:r>
      <w:r w:rsidRPr="003A6DCC">
        <w:rPr>
          <w:rFonts w:ascii="Times New Roman" w:hAnsi="Times New Roman" w:cs="Times New Roman"/>
          <w:sz w:val="24"/>
          <w:szCs w:val="24"/>
        </w:rPr>
        <w:fldChar w:fldCharType="separate"/>
      </w:r>
      <w:r w:rsidR="004F6ACB">
        <w:rPr>
          <w:rFonts w:ascii="Times New Roman" w:hAnsi="Times New Roman" w:cs="Times New Roman"/>
          <w:noProof/>
          <w:sz w:val="24"/>
          <w:szCs w:val="24"/>
        </w:rPr>
        <w:t>2</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 xml:space="preserve">: Schematic Front view of TRMS – </w:t>
      </w:r>
      <w:proofErr w:type="gramStart"/>
      <w:r w:rsidRPr="003A6DCC">
        <w:rPr>
          <w:rFonts w:ascii="Times New Roman" w:hAnsi="Times New Roman" w:cs="Times New Roman"/>
          <w:sz w:val="24"/>
          <w:szCs w:val="24"/>
        </w:rPr>
        <w:t>F</w:t>
      </w:r>
      <w:r w:rsidRPr="003A6DCC">
        <w:rPr>
          <w:rFonts w:ascii="Times New Roman" w:hAnsi="Times New Roman" w:cs="Times New Roman"/>
          <w:sz w:val="24"/>
          <w:szCs w:val="24"/>
          <w:vertAlign w:val="subscript"/>
        </w:rPr>
        <w:t>v1</w:t>
      </w:r>
      <w:r w:rsidRPr="003A6DCC">
        <w:rPr>
          <w:rFonts w:ascii="Times New Roman" w:hAnsi="Times New Roman" w:cs="Times New Roman"/>
          <w:sz w:val="24"/>
          <w:szCs w:val="24"/>
        </w:rPr>
        <w:t>(</w:t>
      </w:r>
      <w:proofErr w:type="gramEnd"/>
      <w:r w:rsidRPr="003A6DCC">
        <w:rPr>
          <w:rFonts w:ascii="Times New Roman" w:hAnsi="Times New Roman" w:cs="Times New Roman"/>
          <w:sz w:val="24"/>
          <w:szCs w:val="24"/>
        </w:rPr>
        <w:t>component of gravitational force), F</w:t>
      </w:r>
      <w:r w:rsidRPr="003A6DCC">
        <w:rPr>
          <w:rFonts w:ascii="Times New Roman" w:hAnsi="Times New Roman" w:cs="Times New Roman"/>
          <w:sz w:val="24"/>
          <w:szCs w:val="24"/>
          <w:vertAlign w:val="subscript"/>
        </w:rPr>
        <w:t>v2</w:t>
      </w:r>
      <w:r w:rsidRPr="003A6DCC">
        <w:rPr>
          <w:rFonts w:ascii="Times New Roman" w:hAnsi="Times New Roman" w:cs="Times New Roman"/>
          <w:sz w:val="24"/>
          <w:szCs w:val="24"/>
        </w:rPr>
        <w:t>(Thrust), F</w:t>
      </w:r>
      <w:r w:rsidRPr="003A6DCC">
        <w:rPr>
          <w:rFonts w:ascii="Times New Roman" w:hAnsi="Times New Roman" w:cs="Times New Roman"/>
          <w:sz w:val="24"/>
          <w:szCs w:val="24"/>
          <w:vertAlign w:val="subscript"/>
        </w:rPr>
        <w:t>v3</w:t>
      </w:r>
      <w:r w:rsidRPr="003A6DCC">
        <w:rPr>
          <w:rFonts w:ascii="Times New Roman" w:hAnsi="Times New Roman" w:cs="Times New Roman"/>
          <w:sz w:val="24"/>
          <w:szCs w:val="24"/>
        </w:rPr>
        <w:t>, F</w:t>
      </w:r>
      <w:r w:rsidRPr="003A6DCC">
        <w:rPr>
          <w:rFonts w:ascii="Times New Roman" w:hAnsi="Times New Roman" w:cs="Times New Roman"/>
          <w:sz w:val="24"/>
          <w:szCs w:val="24"/>
          <w:vertAlign w:val="subscript"/>
        </w:rPr>
        <w:t>v4</w:t>
      </w:r>
      <w:r w:rsidRPr="003A6DCC">
        <w:rPr>
          <w:rFonts w:ascii="Times New Roman" w:hAnsi="Times New Roman" w:cs="Times New Roman"/>
          <w:sz w:val="24"/>
          <w:szCs w:val="24"/>
        </w:rPr>
        <w:t xml:space="preserve"> </w:t>
      </w:r>
    </w:p>
    <w:p w14:paraId="2B01857C" w14:textId="77777777" w:rsidR="00A518B1" w:rsidRPr="003A6DCC" w:rsidRDefault="00A518B1" w:rsidP="00A518B1">
      <w:pPr>
        <w:spacing w:after="0"/>
        <w:rPr>
          <w:rFonts w:ascii="Times New Roman" w:hAnsi="Times New Roman" w:cs="Times New Roman"/>
          <w:sz w:val="24"/>
          <w:szCs w:val="24"/>
        </w:rPr>
      </w:pPr>
    </w:p>
    <w:p w14:paraId="746ABCE3" w14:textId="77777777" w:rsidR="00A518B1" w:rsidRPr="003A6DCC" w:rsidRDefault="00A518B1" w:rsidP="00A518B1">
      <w:pPr>
        <w:spacing w:after="0"/>
        <w:rPr>
          <w:rFonts w:ascii="Times New Roman" w:hAnsi="Times New Roman" w:cs="Times New Roman"/>
          <w:sz w:val="24"/>
          <w:szCs w:val="24"/>
        </w:rPr>
      </w:pPr>
      <w:r w:rsidRPr="003A6DCC">
        <w:rPr>
          <w:rFonts w:ascii="Times New Roman" w:hAnsi="Times New Roman" w:cs="Times New Roman"/>
          <w:sz w:val="24"/>
          <w:szCs w:val="24"/>
        </w:rPr>
        <w:t>The non-linear model of the plant can be derived in the following way:</w:t>
      </w:r>
    </w:p>
    <w:p w14:paraId="3DDD3E4F" w14:textId="77777777" w:rsidR="00A518B1" w:rsidRPr="003A6DCC" w:rsidRDefault="00A518B1" w:rsidP="00A518B1">
      <w:pPr>
        <w:spacing w:after="0"/>
        <w:rPr>
          <w:rFonts w:ascii="Times New Roman" w:hAnsi="Times New Roman" w:cs="Times New Roman"/>
          <w:sz w:val="24"/>
          <w:szCs w:val="24"/>
        </w:rPr>
      </w:pPr>
    </w:p>
    <w:p w14:paraId="6BAC41A0" w14:textId="77777777" w:rsidR="00A518B1" w:rsidRPr="003A6DCC" w:rsidRDefault="00A518B1" w:rsidP="00A518B1">
      <w:pPr>
        <w:pStyle w:val="ListParagraph"/>
        <w:numPr>
          <w:ilvl w:val="0"/>
          <w:numId w:val="28"/>
        </w:numPr>
        <w:spacing w:after="0" w:line="264" w:lineRule="auto"/>
        <w:jc w:val="both"/>
        <w:rPr>
          <w:rFonts w:ascii="Times New Roman" w:hAnsi="Times New Roman" w:cs="Times New Roman"/>
          <w:sz w:val="24"/>
          <w:szCs w:val="24"/>
        </w:rPr>
      </w:pPr>
      <w:r w:rsidRPr="003A6DCC">
        <w:rPr>
          <w:rFonts w:ascii="Times New Roman" w:hAnsi="Times New Roman" w:cs="Times New Roman"/>
          <w:sz w:val="24"/>
          <w:szCs w:val="24"/>
        </w:rPr>
        <w:t>Moments in the Vertical Plane</w:t>
      </w:r>
    </w:p>
    <w:p w14:paraId="4A5E8AAA" w14:textId="77777777" w:rsidR="00A518B1" w:rsidRPr="003A6DCC" w:rsidRDefault="00A518B1" w:rsidP="00A518B1">
      <w:pPr>
        <w:pStyle w:val="ListParagraph"/>
        <w:spacing w:after="0"/>
        <w:ind w:left="360"/>
        <w:rPr>
          <w:rFonts w:ascii="Times New Roman" w:hAnsi="Times New Roman" w:cs="Times New Roman"/>
          <w:sz w:val="24"/>
          <w:szCs w:val="24"/>
        </w:rPr>
      </w:pPr>
    </w:p>
    <w:p w14:paraId="27FA7932" w14:textId="77777777" w:rsidR="00A518B1" w:rsidRPr="003A6DCC" w:rsidRDefault="00A518B1" w:rsidP="00A518B1">
      <w:pPr>
        <w:pStyle w:val="ListParagraph"/>
        <w:spacing w:after="0"/>
        <w:ind w:left="360"/>
        <w:rPr>
          <w:rFonts w:ascii="Times New Roman" w:hAnsi="Times New Roman" w:cs="Times New Roman"/>
          <w:sz w:val="24"/>
          <w:szCs w:val="24"/>
        </w:rPr>
      </w:pPr>
      <w:r w:rsidRPr="003A6DCC">
        <w:rPr>
          <w:rFonts w:ascii="Times New Roman" w:hAnsi="Times New Roman" w:cs="Times New Roman"/>
          <w:sz w:val="24"/>
          <w:szCs w:val="24"/>
        </w:rPr>
        <w:t>According to Newton’s second law of motion,</w:t>
      </w:r>
    </w:p>
    <w:p w14:paraId="4F083A0C" w14:textId="77777777" w:rsidR="00A518B1" w:rsidRPr="003A6DCC" w:rsidRDefault="00AD7A5F" w:rsidP="00A518B1">
      <w:pPr>
        <w:pStyle w:val="ListParagraph"/>
        <w:keepNext/>
        <w:spacing w:after="0"/>
        <w:ind w:left="36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v</m:t>
              </m:r>
            </m:sub>
          </m:sSub>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v</m:t>
                  </m:r>
                </m:sub>
              </m:sSub>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oMath>
      </m:oMathPara>
    </w:p>
    <w:p w14:paraId="09A7B1C2" w14:textId="77777777" w:rsidR="00A518B1" w:rsidRPr="003A6DCC" w:rsidRDefault="00A518B1" w:rsidP="00A518B1">
      <w:pPr>
        <w:pStyle w:val="Caption"/>
        <w:jc w:val="right"/>
        <w:rPr>
          <w:rFonts w:ascii="Times New Roman" w:hAnsi="Times New Roman" w:cs="Times New Roman"/>
          <w:sz w:val="24"/>
          <w:szCs w:val="24"/>
        </w:rPr>
      </w:pPr>
      <w:r w:rsidRPr="003A6DCC">
        <w:rPr>
          <w:rFonts w:ascii="Times New Roman" w:hAnsi="Times New Roman" w:cs="Times New Roman"/>
          <w:sz w:val="24"/>
          <w:szCs w:val="24"/>
        </w:rPr>
        <w:t xml:space="preserve"> </w:t>
      </w: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11</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015B1953" w14:textId="77777777" w:rsidR="00A518B1" w:rsidRPr="003A6DCC" w:rsidRDefault="00A518B1" w:rsidP="00A518B1">
      <w:pPr>
        <w:spacing w:after="0"/>
        <w:rPr>
          <w:rFonts w:ascii="Times New Roman" w:hAnsi="Times New Roman" w:cs="Times New Roman"/>
          <w:sz w:val="24"/>
          <w:szCs w:val="24"/>
        </w:rPr>
      </w:pPr>
      <w:proofErr w:type="gramStart"/>
      <w:r w:rsidRPr="003A6DCC">
        <w:rPr>
          <w:rFonts w:ascii="Times New Roman" w:hAnsi="Times New Roman" w:cs="Times New Roman"/>
          <w:sz w:val="24"/>
          <w:szCs w:val="24"/>
        </w:rPr>
        <w:t>where</w:t>
      </w:r>
      <w:proofErr w:type="gramEnd"/>
      <w:r w:rsidRPr="003A6DC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v</m:t>
            </m:r>
          </m:sub>
        </m:sSub>
      </m:oMath>
      <w:r w:rsidRPr="003A6DCC">
        <w:rPr>
          <w:rFonts w:ascii="Times New Roman" w:hAnsi="Times New Roman" w:cs="Times New Roman"/>
          <w:sz w:val="24"/>
          <w:szCs w:val="24"/>
        </w:rPr>
        <w:t xml:space="preserve"> is the sum of components of moment of forces, </w:t>
      </w: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v</m:t>
            </m:r>
          </m:sub>
        </m:sSub>
      </m:oMath>
      <w:r w:rsidRPr="003A6DCC">
        <w:rPr>
          <w:rFonts w:ascii="Times New Roman" w:hAnsi="Times New Roman" w:cs="Times New Roman"/>
          <w:sz w:val="24"/>
          <w:szCs w:val="24"/>
        </w:rPr>
        <w:t xml:space="preserve"> is the sum of moments of inertia relative to the horizontal axis (x axis) of individual parts of the plant, and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v</m:t>
            </m:r>
          </m:sub>
        </m:sSub>
      </m:oMath>
      <w:r w:rsidRPr="003A6DCC">
        <w:rPr>
          <w:rFonts w:ascii="Times New Roman" w:hAnsi="Times New Roman" w:cs="Times New Roman"/>
          <w:sz w:val="24"/>
          <w:szCs w:val="24"/>
        </w:rPr>
        <w:t xml:space="preserve"> is the pitch angle.</w:t>
      </w:r>
    </w:p>
    <w:p w14:paraId="1EE74152" w14:textId="77777777" w:rsidR="00A518B1" w:rsidRPr="003A6DCC" w:rsidRDefault="00A518B1" w:rsidP="00A518B1">
      <w:pPr>
        <w:spacing w:after="0"/>
        <w:rPr>
          <w:rFonts w:ascii="Times New Roman" w:hAnsi="Times New Roman" w:cs="Times New Roman"/>
          <w:sz w:val="24"/>
          <w:szCs w:val="24"/>
        </w:rPr>
      </w:pPr>
    </w:p>
    <w:p w14:paraId="28C1BB29" w14:textId="77777777" w:rsidR="00A518B1" w:rsidRPr="003A6DCC" w:rsidRDefault="00A518B1" w:rsidP="00A518B1">
      <w:pPr>
        <w:spacing w:after="0"/>
        <w:rPr>
          <w:rFonts w:ascii="Times New Roman" w:hAnsi="Times New Roman" w:cs="Times New Roman"/>
          <w:sz w:val="24"/>
          <w:szCs w:val="24"/>
        </w:rPr>
      </w:pPr>
      <w:r w:rsidRPr="003A6DCC">
        <w:rPr>
          <w:rFonts w:ascii="Times New Roman" w:hAnsi="Times New Roman" w:cs="Times New Roman"/>
          <w:sz w:val="24"/>
          <w:szCs w:val="24"/>
        </w:rPr>
        <w:t>Then,</w:t>
      </w:r>
    </w:p>
    <w:p w14:paraId="2B35E71B" w14:textId="77777777" w:rsidR="00A518B1" w:rsidRPr="003A6DCC" w:rsidRDefault="00AD7A5F" w:rsidP="00A518B1">
      <w:pPr>
        <w:keepNext/>
        <w:spacing w:after="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v</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4</m:t>
              </m:r>
            </m:sup>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vi</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v1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v2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v3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v4</m:t>
              </m:r>
            </m:sub>
          </m:sSub>
        </m:oMath>
      </m:oMathPara>
    </w:p>
    <w:p w14:paraId="4DEFB26A"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12</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7F9C6628"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B</m:t>
              </m:r>
            </m:sub>
          </m:sSub>
        </m:oMath>
      </m:oMathPara>
    </w:p>
    <w:p w14:paraId="2E08065E"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13</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04E9051D" w14:textId="77777777" w:rsidR="00A518B1" w:rsidRPr="003A6DCC" w:rsidRDefault="00A518B1" w:rsidP="00A518B1">
      <w:pPr>
        <w:rPr>
          <w:rFonts w:ascii="Times New Roman" w:hAnsi="Times New Roman" w:cs="Times New Roman"/>
          <w:sz w:val="24"/>
          <w:szCs w:val="24"/>
        </w:rPr>
      </w:pPr>
      <w:proofErr w:type="gramStart"/>
      <w:r w:rsidRPr="003A6DCC">
        <w:rPr>
          <w:rFonts w:ascii="Times New Roman" w:hAnsi="Times New Roman" w:cs="Times New Roman"/>
          <w:sz w:val="24"/>
          <w:szCs w:val="24"/>
        </w:rPr>
        <w:t>where</w:t>
      </w:r>
      <w:proofErr w:type="gramEnd"/>
      <w:r w:rsidRPr="003A6DC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oMath>
      <w:r w:rsidRPr="003A6DCC">
        <w:rPr>
          <w:rFonts w:ascii="Times New Roman" w:hAnsi="Times New Roman" w:cs="Times New Roman"/>
          <w:sz w:val="24"/>
          <w:szCs w:val="24"/>
        </w:rPr>
        <w:t xml:space="preserve"> is the moment of inertia of the components on the tail side, </w:t>
      </w: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M</m:t>
            </m:r>
          </m:sub>
        </m:sSub>
      </m:oMath>
      <w:r w:rsidRPr="003A6DCC">
        <w:rPr>
          <w:rFonts w:ascii="Times New Roman" w:hAnsi="Times New Roman" w:cs="Times New Roman"/>
          <w:sz w:val="24"/>
          <w:szCs w:val="24"/>
        </w:rPr>
        <w:t xml:space="preserve"> is the moment of inertia of the components on the main side, and </w:t>
      </w: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B</m:t>
            </m:r>
          </m:sub>
        </m:sSub>
      </m:oMath>
      <w:r w:rsidRPr="003A6DCC">
        <w:rPr>
          <w:rFonts w:ascii="Times New Roman" w:hAnsi="Times New Roman" w:cs="Times New Roman"/>
          <w:sz w:val="24"/>
          <w:szCs w:val="24"/>
        </w:rPr>
        <w:t xml:space="preserve"> is the moment of inertia of the components on the pendulum side. </w:t>
      </w:r>
    </w:p>
    <w:p w14:paraId="7A75EF84"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And,</w:t>
      </w:r>
    </w:p>
    <w:p w14:paraId="19728DD2"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ts</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m:t>
                      </m:r>
                    </m:sub>
                  </m:sSub>
                </m:num>
                <m:den>
                  <m:r>
                    <w:rPr>
                      <w:rFonts w:ascii="Cambria Math" w:hAnsi="Cambria Math" w:cs="Times New Roman"/>
                      <w:sz w:val="24"/>
                      <w:szCs w:val="24"/>
                    </w:rPr>
                    <m:t>3</m:t>
                  </m:r>
                </m:den>
              </m:f>
            </m:e>
          </m:d>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ts</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ts</m:t>
                  </m:r>
                </m:sub>
              </m:sSub>
            </m:e>
            <m:sup>
              <m:r>
                <w:rPr>
                  <w:rFonts w:ascii="Cambria Math" w:hAnsi="Cambria Math" w:cs="Times New Roman"/>
                  <w:sz w:val="24"/>
                  <w:szCs w:val="24"/>
                </w:rPr>
                <m:t>2</m:t>
              </m:r>
            </m:sup>
          </m:sSup>
        </m:oMath>
      </m:oMathPara>
    </w:p>
    <w:p w14:paraId="5AB7764C"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14</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4B42269D"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M</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m:t>
                      </m:r>
                    </m:sub>
                  </m:sSub>
                </m:num>
                <m:den>
                  <m:r>
                    <w:rPr>
                      <w:rFonts w:ascii="Cambria Math" w:hAnsi="Cambria Math" w:cs="Times New Roman"/>
                      <w:sz w:val="24"/>
                      <w:szCs w:val="24"/>
                    </w:rPr>
                    <m:t>3</m:t>
                  </m:r>
                </m:den>
              </m:f>
            </m:e>
          </m:d>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ms</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ms</m:t>
                  </m:r>
                </m:sub>
              </m:sSub>
            </m:e>
            <m:sup>
              <m:r>
                <w:rPr>
                  <w:rFonts w:ascii="Cambria Math" w:hAnsi="Cambria Math" w:cs="Times New Roman"/>
                  <w:sz w:val="24"/>
                  <w:szCs w:val="24"/>
                </w:rPr>
                <m:t>2</m:t>
              </m:r>
            </m:sup>
          </m:sSup>
        </m:oMath>
      </m:oMathPara>
    </w:p>
    <w:p w14:paraId="43D0292E"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15</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23C8A2E1"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cb</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cb</m:t>
                  </m:r>
                </m:sub>
              </m:sSub>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b</m:t>
                  </m:r>
                </m:sub>
              </m:sSub>
            </m:num>
            <m:den>
              <m:r>
                <w:rPr>
                  <w:rFonts w:ascii="Cambria Math" w:hAnsi="Cambria Math" w:cs="Times New Roman"/>
                  <w:sz w:val="24"/>
                  <w:szCs w:val="24"/>
                </w:rPr>
                <m:t>3</m:t>
              </m:r>
            </m:den>
          </m:f>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b</m:t>
                  </m:r>
                </m:sub>
              </m:sSub>
            </m:e>
            <m:sup>
              <m:r>
                <w:rPr>
                  <w:rFonts w:ascii="Cambria Math" w:hAnsi="Cambria Math" w:cs="Times New Roman"/>
                  <w:sz w:val="24"/>
                  <w:szCs w:val="24"/>
                </w:rPr>
                <m:t>2</m:t>
              </m:r>
            </m:sup>
          </m:sSup>
        </m:oMath>
      </m:oMathPara>
    </w:p>
    <w:p w14:paraId="631D4B0E"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16</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75D55690"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The moment of force due to gravitational forces on the plant is given by,</w:t>
      </w:r>
    </w:p>
    <w:p w14:paraId="1466C388"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v1</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m:t>
                      </m:r>
                    </m:sub>
                  </m:sSub>
                </m:num>
                <m:den>
                  <m:r>
                    <w:rPr>
                      <w:rFonts w:ascii="Cambria Math" w:hAnsi="Cambria Math" w:cs="Times New Roman"/>
                      <w:sz w:val="24"/>
                      <w:szCs w:val="24"/>
                    </w:rPr>
                    <m:t>2</m:t>
                  </m:r>
                </m:den>
              </m:f>
            </m:e>
          </m:d>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v</m:t>
                  </m:r>
                </m:sub>
              </m:sSub>
            </m:e>
          </m:func>
          <m:r>
            <w:rPr>
              <w:rFonts w:ascii="Cambria Math" w:hAnsi="Cambria Math" w:cs="Times New Roman"/>
              <w:sz w:val="24"/>
              <w:szCs w:val="24"/>
            </w:rPr>
            <m:t>g-</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ts</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m:t>
                      </m:r>
                    </m:sub>
                  </m:sSub>
                </m:num>
                <m:den>
                  <m:r>
                    <w:rPr>
                      <w:rFonts w:ascii="Cambria Math" w:hAnsi="Cambria Math" w:cs="Times New Roman"/>
                      <w:sz w:val="24"/>
                      <w:szCs w:val="24"/>
                    </w:rPr>
                    <m:t>2</m:t>
                  </m:r>
                </m:den>
              </m:f>
            </m:e>
          </m:d>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v</m:t>
                  </m:r>
                </m:sub>
              </m:sSub>
            </m:e>
          </m:func>
          <m:r>
            <w:rPr>
              <w:rFonts w:ascii="Cambria Math" w:hAnsi="Cambria Math" w:cs="Times New Roman"/>
              <w:sz w:val="24"/>
              <w:szCs w:val="24"/>
            </w:rPr>
            <m:t>g-</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b</m:t>
                      </m:r>
                    </m:sub>
                  </m:sSub>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cb</m:t>
                  </m:r>
                </m:sub>
              </m:sSub>
            </m:e>
          </m:d>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cb</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v</m:t>
                  </m:r>
                </m:sub>
              </m:sSub>
            </m:e>
          </m:func>
          <m:r>
            <w:rPr>
              <w:rFonts w:ascii="Cambria Math" w:hAnsi="Cambria Math" w:cs="Times New Roman"/>
              <w:sz w:val="24"/>
              <w:szCs w:val="24"/>
            </w:rPr>
            <m:t>g</m:t>
          </m:r>
        </m:oMath>
      </m:oMathPara>
    </w:p>
    <w:p w14:paraId="4567FD91"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17</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41777041" w14:textId="77777777" w:rsidR="00A518B1" w:rsidRPr="003A6DCC" w:rsidRDefault="00A518B1" w:rsidP="00A518B1">
      <w:pPr>
        <w:keepNext/>
        <w:jc w:val="center"/>
        <w:rPr>
          <w:rFonts w:ascii="Times New Roman" w:hAnsi="Times New Roman" w:cs="Times New Roman"/>
          <w:sz w:val="24"/>
          <w:szCs w:val="24"/>
        </w:rPr>
      </w:pPr>
      <w:r w:rsidRPr="003A6DCC">
        <w:rPr>
          <w:rFonts w:ascii="Times New Roman" w:hAnsi="Times New Roman" w:cs="Times New Roman"/>
          <w:noProof/>
          <w:sz w:val="24"/>
          <w:szCs w:val="24"/>
        </w:rPr>
        <w:drawing>
          <wp:inline distT="0" distB="0" distL="0" distR="0" wp14:anchorId="12809CED" wp14:editId="6B10E345">
            <wp:extent cx="2638425" cy="1929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11-05 at 1.30.26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9191" cy="1937770"/>
                    </a:xfrm>
                    <a:prstGeom prst="rect">
                      <a:avLst/>
                    </a:prstGeom>
                  </pic:spPr>
                </pic:pic>
              </a:graphicData>
            </a:graphic>
          </wp:inline>
        </w:drawing>
      </w:r>
    </w:p>
    <w:p w14:paraId="1E1A3985" w14:textId="77777777" w:rsidR="00A518B1" w:rsidRPr="003A6DCC" w:rsidRDefault="00A518B1" w:rsidP="00A518B1">
      <w:pPr>
        <w:pStyle w:val="Caption"/>
        <w:rPr>
          <w:rFonts w:ascii="Times New Roman" w:hAnsi="Times New Roman" w:cs="Times New Roman"/>
          <w:sz w:val="24"/>
          <w:szCs w:val="24"/>
        </w:rPr>
      </w:pPr>
      <w:r w:rsidRPr="003A6DCC">
        <w:rPr>
          <w:rFonts w:ascii="Times New Roman" w:hAnsi="Times New Roman" w:cs="Times New Roman"/>
          <w:sz w:val="24"/>
          <w:szCs w:val="24"/>
        </w:rPr>
        <w:t xml:space="preserve">Figure </w:t>
      </w:r>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Figure \* ARABIC </w:instrText>
      </w:r>
      <w:r w:rsidRPr="003A6DCC">
        <w:rPr>
          <w:rFonts w:ascii="Times New Roman" w:hAnsi="Times New Roman" w:cs="Times New Roman"/>
          <w:sz w:val="24"/>
          <w:szCs w:val="24"/>
        </w:rPr>
        <w:fldChar w:fldCharType="separate"/>
      </w:r>
      <w:r w:rsidR="004F6ACB">
        <w:rPr>
          <w:rFonts w:ascii="Times New Roman" w:hAnsi="Times New Roman" w:cs="Times New Roman"/>
          <w:noProof/>
          <w:sz w:val="24"/>
          <w:szCs w:val="24"/>
        </w:rPr>
        <w:t>3</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 xml:space="preserve">: Direction of gravitational forces. </w:t>
      </w:r>
    </w:p>
    <w:p w14:paraId="6F1D56DD"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 xml:space="preserve">It can be noted </w:t>
      </w:r>
      <w:proofErr w:type="gramStart"/>
      <w:r w:rsidRPr="003A6DCC">
        <w:rPr>
          <w:rFonts w:ascii="Times New Roman" w:hAnsi="Times New Roman" w:cs="Times New Roman"/>
          <w:sz w:val="24"/>
          <w:szCs w:val="24"/>
        </w:rPr>
        <w:t xml:space="preserve">that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m:t>
            </m:r>
          </m:sub>
        </m:sSub>
      </m:oMath>
      <w:r w:rsidRPr="003A6DC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m:t>
            </m:r>
          </m:sub>
        </m:sSub>
      </m:oMath>
      <w:r w:rsidRPr="003A6DC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b</m:t>
            </m:r>
          </m:sub>
        </m:sSub>
      </m:oMath>
      <w:r w:rsidRPr="003A6DCC">
        <w:rPr>
          <w:rFonts w:ascii="Times New Roman" w:hAnsi="Times New Roman" w:cs="Times New Roman"/>
          <w:sz w:val="24"/>
          <w:szCs w:val="24"/>
        </w:rPr>
        <w:t xml:space="preserve"> are divided by the factor 2  because the gravitational forces act on center of masses and their center of masses exist on distances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r>
              <w:rPr>
                <w:rFonts w:ascii="Cambria Math" w:hAnsi="Cambria Math" w:cs="Times New Roman"/>
                <w:sz w:val="24"/>
                <w:szCs w:val="24"/>
              </w:rPr>
              <m:t>2</m:t>
            </m:r>
          </m:den>
        </m:f>
      </m:oMath>
      <w:r w:rsidRPr="003A6DCC">
        <w:rPr>
          <w:rFonts w:ascii="Times New Roman" w:hAnsi="Times New Roman" w:cs="Times New Roman"/>
          <w:sz w:val="24"/>
          <w:szCs w:val="24"/>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r>
              <w:rPr>
                <w:rFonts w:ascii="Cambria Math" w:hAnsi="Cambria Math" w:cs="Times New Roman"/>
                <w:sz w:val="24"/>
                <w:szCs w:val="24"/>
              </w:rPr>
              <m:t>2</m:t>
            </m:r>
          </m:den>
        </m:f>
      </m:oMath>
      <w:r w:rsidRPr="003A6DCC">
        <w:rPr>
          <w:rFonts w:ascii="Times New Roman" w:hAnsi="Times New Roman" w:cs="Times New Roman"/>
          <w:sz w:val="24"/>
          <w:szCs w:val="24"/>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b</m:t>
                </m:r>
              </m:sub>
            </m:sSub>
          </m:num>
          <m:den>
            <m:r>
              <w:rPr>
                <w:rFonts w:ascii="Cambria Math" w:hAnsi="Cambria Math" w:cs="Times New Roman"/>
                <w:sz w:val="24"/>
                <w:szCs w:val="24"/>
              </w:rPr>
              <m:t>2</m:t>
            </m:r>
          </m:den>
        </m:f>
      </m:oMath>
      <w:r w:rsidRPr="003A6DCC">
        <w:rPr>
          <w:rFonts w:ascii="Times New Roman" w:hAnsi="Times New Roman" w:cs="Times New Roman"/>
          <w:sz w:val="24"/>
          <w:szCs w:val="24"/>
        </w:rPr>
        <w:t>.</w:t>
      </w:r>
    </w:p>
    <w:p w14:paraId="539A5B4A"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The moment of force developed by main motor’s thrust due to rotation of main propeller is given by,</w:t>
      </w:r>
    </w:p>
    <w:p w14:paraId="63ACFB39"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v2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v2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m:t>
          </m:r>
        </m:oMath>
      </m:oMathPara>
    </w:p>
    <w:p w14:paraId="7E2EB5A3"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18</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60FB18B0" w14:textId="77777777" w:rsidR="00A518B1" w:rsidRPr="003A6DCC" w:rsidRDefault="00A518B1" w:rsidP="00A518B1">
      <w:pPr>
        <w:rPr>
          <w:rFonts w:ascii="Times New Roman" w:hAnsi="Times New Roman" w:cs="Times New Roman"/>
          <w:sz w:val="24"/>
          <w:szCs w:val="24"/>
        </w:rPr>
      </w:pPr>
      <w:proofErr w:type="gramStart"/>
      <w:r w:rsidRPr="003A6DCC">
        <w:rPr>
          <w:rFonts w:ascii="Times New Roman" w:hAnsi="Times New Roman" w:cs="Times New Roman"/>
          <w:sz w:val="24"/>
          <w:szCs w:val="24"/>
        </w:rPr>
        <w:t>where</w:t>
      </w:r>
      <w:proofErr w:type="gramEnd"/>
      <w:r w:rsidRPr="003A6DCC">
        <w:rPr>
          <w:rFonts w:ascii="Times New Roman" w:hAnsi="Times New Roman" w:cs="Times New Roman"/>
          <w:sz w:val="24"/>
          <w:szCs w:val="24"/>
        </w:rPr>
        <w:t>, F</w:t>
      </w:r>
      <w:r w:rsidRPr="003A6DCC">
        <w:rPr>
          <w:rFonts w:ascii="Times New Roman" w:hAnsi="Times New Roman" w:cs="Times New Roman"/>
          <w:sz w:val="24"/>
          <w:szCs w:val="24"/>
          <w:vertAlign w:val="subscript"/>
        </w:rPr>
        <w:t>v2</w:t>
      </w:r>
      <w:r w:rsidRPr="003A6DCC">
        <w:rPr>
          <w:rFonts w:ascii="Times New Roman" w:hAnsi="Times New Roman" w:cs="Times New Roman"/>
          <w:sz w:val="24"/>
          <w:szCs w:val="24"/>
        </w:rPr>
        <w:t xml:space="preserve"> is the propulsive force exerted by the main propeller and is a function of the angular velocity of the main motor, </w:t>
      </w:r>
      <w:proofErr w:type="spellStart"/>
      <w:r w:rsidRPr="003A6DCC">
        <w:rPr>
          <w:rFonts w:ascii="Times New Roman" w:hAnsi="Times New Roman" w:cs="Times New Roman"/>
          <w:sz w:val="24"/>
          <w:szCs w:val="24"/>
        </w:rPr>
        <w:t>ω</w:t>
      </w:r>
      <w:r w:rsidRPr="003A6DCC">
        <w:rPr>
          <w:rFonts w:ascii="Times New Roman" w:hAnsi="Times New Roman" w:cs="Times New Roman"/>
          <w:sz w:val="24"/>
          <w:szCs w:val="24"/>
          <w:vertAlign w:val="subscript"/>
        </w:rPr>
        <w:t>m</w:t>
      </w:r>
      <w:proofErr w:type="spellEnd"/>
      <w:r w:rsidRPr="003A6DCC">
        <w:rPr>
          <w:rFonts w:ascii="Times New Roman" w:hAnsi="Times New Roman" w:cs="Times New Roman"/>
          <w:sz w:val="24"/>
          <w:szCs w:val="24"/>
        </w:rPr>
        <w:t>.</w:t>
      </w:r>
    </w:p>
    <w:p w14:paraId="1BEEF620"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lastRenderedPageBreak/>
        <w:t>Given that the beam is displaced at an angle α</w:t>
      </w:r>
      <w:r w:rsidRPr="003A6DCC">
        <w:rPr>
          <w:rFonts w:ascii="Times New Roman" w:hAnsi="Times New Roman" w:cs="Times New Roman"/>
          <w:sz w:val="24"/>
          <w:szCs w:val="24"/>
          <w:vertAlign w:val="subscript"/>
        </w:rPr>
        <w:t>v</w:t>
      </w:r>
      <w:r w:rsidRPr="003A6DCC">
        <w:rPr>
          <w:rFonts w:ascii="Times New Roman" w:hAnsi="Times New Roman" w:cs="Times New Roman"/>
          <w:sz w:val="24"/>
          <w:szCs w:val="24"/>
        </w:rPr>
        <w:t xml:space="preserve"> in the vertical axis and rotates around the vertical axis with an angular velocity, </w:t>
      </w:r>
      <w:proofErr w:type="spellStart"/>
      <w:r w:rsidRPr="003A6DCC">
        <w:rPr>
          <w:rFonts w:ascii="Times New Roman" w:hAnsi="Times New Roman" w:cs="Times New Roman"/>
          <w:sz w:val="24"/>
          <w:szCs w:val="24"/>
        </w:rPr>
        <w:t>Ω</w:t>
      </w:r>
      <w:r w:rsidRPr="003A6DCC">
        <w:rPr>
          <w:rFonts w:ascii="Times New Roman" w:hAnsi="Times New Roman" w:cs="Times New Roman"/>
          <w:sz w:val="24"/>
          <w:szCs w:val="24"/>
          <w:vertAlign w:val="subscript"/>
        </w:rPr>
        <w:t>h</w:t>
      </w:r>
      <w:proofErr w:type="spellEnd"/>
      <w:r w:rsidRPr="003A6DCC">
        <w:rPr>
          <w:rFonts w:ascii="Times New Roman" w:hAnsi="Times New Roman" w:cs="Times New Roman"/>
          <w:sz w:val="24"/>
          <w:szCs w:val="24"/>
        </w:rPr>
        <w:t>, in the horizontal plane, then the centrifugal force due to the rotation in the horizontal plane for a mass, m, situated at a distance, x, from the pivot, is given by,</w:t>
      </w:r>
    </w:p>
    <w:p w14:paraId="3964E977"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=m</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h</m:t>
                  </m:r>
                </m:sub>
              </m:sSub>
            </m:e>
            <m:sup>
              <m:r>
                <w:rPr>
                  <w:rFonts w:ascii="Cambria Math" w:hAnsi="Cambria Math" w:cs="Times New Roman"/>
                  <w:sz w:val="24"/>
                  <w:szCs w:val="24"/>
                </w:rPr>
                <m:t>2</m:t>
              </m:r>
            </m:sup>
          </m:sSup>
          <m:r>
            <w:rPr>
              <w:rFonts w:ascii="Cambria Math" w:hAnsi="Cambria Math" w:cs="Times New Roman"/>
              <w:sz w:val="24"/>
              <w:szCs w:val="24"/>
            </w:rPr>
            <m:t>r</m:t>
          </m:r>
        </m:oMath>
      </m:oMathPara>
    </w:p>
    <w:p w14:paraId="6F5D4AC7"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19</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690A983F"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And,</w:t>
      </w:r>
    </w:p>
    <w:p w14:paraId="567F8EB7" w14:textId="77777777" w:rsidR="00A518B1" w:rsidRPr="003A6DCC" w:rsidRDefault="00A518B1" w:rsidP="00A518B1">
      <w:pPr>
        <w:keepNext/>
        <w:rPr>
          <w:rFonts w:ascii="Times New Roman" w:hAnsi="Times New Roman" w:cs="Times New Roman"/>
          <w:sz w:val="24"/>
          <w:szCs w:val="24"/>
        </w:rPr>
      </w:pPr>
      <m:oMathPara>
        <m:oMath>
          <m:r>
            <w:rPr>
              <w:rFonts w:ascii="Cambria Math" w:hAnsi="Cambria Math" w:cs="Times New Roman"/>
              <w:sz w:val="24"/>
              <w:szCs w:val="24"/>
            </w:rPr>
            <m:t>r=x</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v</m:t>
                  </m:r>
                </m:sub>
              </m:sSub>
            </m:e>
          </m:func>
        </m:oMath>
      </m:oMathPara>
    </w:p>
    <w:p w14:paraId="7692D68C"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20</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7A3DB16A"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The component of F</w:t>
      </w:r>
      <w:r w:rsidRPr="003A6DCC">
        <w:rPr>
          <w:rFonts w:ascii="Times New Roman" w:hAnsi="Times New Roman" w:cs="Times New Roman"/>
          <w:sz w:val="24"/>
          <w:szCs w:val="24"/>
          <w:vertAlign w:val="subscript"/>
        </w:rPr>
        <w:t>c</w:t>
      </w:r>
      <w:r w:rsidRPr="003A6DCC">
        <w:rPr>
          <w:rFonts w:ascii="Times New Roman" w:hAnsi="Times New Roman" w:cs="Times New Roman"/>
          <w:sz w:val="24"/>
          <w:szCs w:val="24"/>
        </w:rPr>
        <w:t xml:space="preserve"> acting the vertical axis is given by,</w:t>
      </w:r>
    </w:p>
    <w:p w14:paraId="2BCC39C1"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v3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v</m:t>
                  </m:r>
                </m:sub>
              </m:sSub>
            </m:e>
          </m:func>
        </m:oMath>
      </m:oMathPara>
    </w:p>
    <w:p w14:paraId="54D05989"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21</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5807ADFE"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Then, for any given center of mass, the centrifugal moment is given by substituting (17) in (16) and (16) in (18) to get,</w:t>
      </w:r>
    </w:p>
    <w:p w14:paraId="39AABF38" w14:textId="77777777" w:rsidR="00A518B1" w:rsidRPr="003A6DCC" w:rsidRDefault="00A518B1" w:rsidP="00A518B1">
      <w:pPr>
        <w:keepNext/>
        <w:rPr>
          <w:rFonts w:ascii="Times New Roman" w:hAnsi="Times New Roman" w:cs="Times New Roman"/>
          <w:sz w:val="24"/>
          <w:szCs w:val="24"/>
        </w:rPr>
      </w:pPr>
      <m:oMathPara>
        <m:oMath>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v3</m:t>
              </m:r>
            </m:sub>
          </m:sSub>
          <m:r>
            <w:rPr>
              <w:rFonts w:ascii="Cambria Math" w:hAnsi="Cambria Math" w:cs="Times New Roman"/>
              <w:sz w:val="24"/>
              <w:szCs w:val="24"/>
            </w:rPr>
            <m:t>x=m</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h</m:t>
                  </m:r>
                </m:sub>
              </m:sSub>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v</m:t>
                  </m:r>
                </m:sub>
              </m:sSub>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v</m:t>
                  </m:r>
                </m:sub>
              </m:sSub>
            </m:e>
          </m:func>
        </m:oMath>
      </m:oMathPara>
    </w:p>
    <w:p w14:paraId="667687EE"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22</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6C49A554"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The total centrifugal moment corresponding to the motion of the beam around the vertical axis then becomes,</w:t>
      </w:r>
    </w:p>
    <w:p w14:paraId="6058689F"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v3</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h</m:t>
                  </m:r>
                </m:sub>
              </m:sSub>
            </m:e>
            <m:sup>
              <m:r>
                <w:rPr>
                  <w:rFonts w:ascii="Cambria Math" w:hAnsi="Cambria Math" w:cs="Times New Roman"/>
                  <w:sz w:val="24"/>
                  <w:szCs w:val="24"/>
                </w:rPr>
                <m:t>2</m:t>
              </m:r>
            </m:sup>
          </m:sSup>
          <m:r>
            <w:rPr>
              <w:rFonts w:ascii="Cambria Math" w:hAnsi="Cambria Math" w:cs="Times New Roman"/>
              <w:sz w:val="24"/>
              <w:szCs w:val="24"/>
            </w:rPr>
            <m:t>(A+B+C)</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v</m:t>
                  </m:r>
                </m:sub>
              </m:sSub>
            </m:e>
          </m:fun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v</m:t>
                  </m:r>
                </m:sub>
              </m:sSub>
            </m:e>
          </m:func>
        </m:oMath>
      </m:oMathPara>
    </w:p>
    <w:p w14:paraId="3AB28530"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23</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6DAC4BB7" w14:textId="77777777" w:rsidR="00A518B1" w:rsidRPr="003A6DCC" w:rsidRDefault="00A518B1" w:rsidP="00A518B1">
      <w:pPr>
        <w:rPr>
          <w:rFonts w:ascii="Times New Roman" w:hAnsi="Times New Roman" w:cs="Times New Roman"/>
          <w:sz w:val="24"/>
          <w:szCs w:val="24"/>
        </w:rPr>
      </w:pPr>
      <w:proofErr w:type="gramStart"/>
      <w:r w:rsidRPr="003A6DCC">
        <w:rPr>
          <w:rFonts w:ascii="Times New Roman" w:hAnsi="Times New Roman" w:cs="Times New Roman"/>
          <w:sz w:val="24"/>
          <w:szCs w:val="24"/>
        </w:rPr>
        <w:t>where</w:t>
      </w:r>
      <w:proofErr w:type="gramEnd"/>
      <w:r w:rsidRPr="003A6DCC">
        <w:rPr>
          <w:rFonts w:ascii="Times New Roman" w:hAnsi="Times New Roman" w:cs="Times New Roman"/>
          <w:sz w:val="24"/>
          <w:szCs w:val="24"/>
        </w:rPr>
        <w:t>,</w:t>
      </w:r>
    </w:p>
    <w:p w14:paraId="05E19E0D" w14:textId="77777777" w:rsidR="00A518B1" w:rsidRPr="003A6DCC" w:rsidRDefault="00A518B1" w:rsidP="00A518B1">
      <w:pPr>
        <w:keepNext/>
        <w:rPr>
          <w:rFonts w:ascii="Times New Roman" w:hAnsi="Times New Roman" w:cs="Times New Roman"/>
          <w:sz w:val="24"/>
          <w:szCs w:val="24"/>
        </w:rPr>
      </w:pPr>
      <m:oMathPara>
        <m:oMath>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m:t>
                      </m:r>
                    </m:sub>
                  </m:sSub>
                </m:num>
                <m:den>
                  <m:r>
                    <w:rPr>
                      <w:rFonts w:ascii="Cambria Math" w:hAnsi="Cambria Math" w:cs="Times New Roman"/>
                      <w:sz w:val="24"/>
                      <w:szCs w:val="24"/>
                    </w:rPr>
                    <m:t>4</m:t>
                  </m:r>
                </m:den>
              </m:f>
            </m:e>
          </m:d>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sup>
              <m:r>
                <w:rPr>
                  <w:rFonts w:ascii="Cambria Math" w:hAnsi="Cambria Math" w:cs="Times New Roman"/>
                  <w:sz w:val="24"/>
                  <w:szCs w:val="24"/>
                </w:rPr>
                <m:t>2</m:t>
              </m:r>
            </m:sup>
          </m:sSup>
          <m:r>
            <w:rPr>
              <w:rFonts w:ascii="Cambria Math" w:hAnsi="Cambria Math" w:cs="Times New Roman"/>
              <w:sz w:val="24"/>
              <w:szCs w:val="24"/>
            </w:rPr>
            <m:t>,   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ts</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m:t>
                      </m:r>
                    </m:sub>
                  </m:sSub>
                </m:num>
                <m:den>
                  <m:r>
                    <w:rPr>
                      <w:rFonts w:ascii="Cambria Math" w:hAnsi="Cambria Math" w:cs="Times New Roman"/>
                      <w:sz w:val="24"/>
                      <w:szCs w:val="24"/>
                    </w:rPr>
                    <m:t>4</m:t>
                  </m:r>
                </m:den>
              </m:f>
            </m:e>
          </m:d>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sup>
              <m:r>
                <w:rPr>
                  <w:rFonts w:ascii="Cambria Math" w:hAnsi="Cambria Math" w:cs="Times New Roman"/>
                  <w:sz w:val="24"/>
                  <w:szCs w:val="24"/>
                </w:rPr>
                <m:t>2</m:t>
              </m:r>
            </m:sup>
          </m:sSup>
          <m:r>
            <w:rPr>
              <w:rFonts w:ascii="Cambria Math" w:hAnsi="Cambria Math" w:cs="Times New Roman"/>
              <w:sz w:val="24"/>
              <w:szCs w:val="24"/>
            </w:rPr>
            <m:t>,   C=</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b</m:t>
                      </m:r>
                    </m:sub>
                  </m:sSub>
                </m:num>
                <m:den>
                  <m:r>
                    <w:rPr>
                      <w:rFonts w:ascii="Cambria Math" w:hAnsi="Cambria Math" w:cs="Times New Roman"/>
                      <w:sz w:val="24"/>
                      <w:szCs w:val="24"/>
                    </w:rPr>
                    <m:t>4</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cb</m:t>
                  </m:r>
                </m:sub>
              </m:sSub>
            </m:e>
          </m:d>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cb</m:t>
                  </m:r>
                </m:sub>
              </m:sSub>
            </m:e>
            <m:sup>
              <m:r>
                <w:rPr>
                  <w:rFonts w:ascii="Cambria Math" w:hAnsi="Cambria Math" w:cs="Times New Roman"/>
                  <w:sz w:val="24"/>
                  <w:szCs w:val="24"/>
                </w:rPr>
                <m:t>2</m:t>
              </m:r>
            </m:sup>
          </m:sSup>
        </m:oMath>
      </m:oMathPara>
    </w:p>
    <w:p w14:paraId="3B7901DC"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24</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2C49240C" w14:textId="77777777" w:rsidR="00A518B1" w:rsidRPr="003A6DCC" w:rsidRDefault="00A518B1" w:rsidP="00A518B1">
      <w:pPr>
        <w:keepNext/>
        <w:jc w:val="center"/>
        <w:rPr>
          <w:rFonts w:ascii="Times New Roman" w:hAnsi="Times New Roman" w:cs="Times New Roman"/>
          <w:sz w:val="24"/>
          <w:szCs w:val="24"/>
        </w:rPr>
      </w:pPr>
      <w:r w:rsidRPr="003A6DCC">
        <w:rPr>
          <w:rFonts w:ascii="Times New Roman" w:hAnsi="Times New Roman" w:cs="Times New Roman"/>
          <w:noProof/>
          <w:sz w:val="24"/>
          <w:szCs w:val="24"/>
        </w:rPr>
        <w:lastRenderedPageBreak/>
        <w:drawing>
          <wp:inline distT="0" distB="0" distL="0" distR="0" wp14:anchorId="01EBD098" wp14:editId="4EAE1AE1">
            <wp:extent cx="3214496" cy="1921267"/>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1-11-08 at 12.51.20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3067" cy="1926390"/>
                    </a:xfrm>
                    <a:prstGeom prst="rect">
                      <a:avLst/>
                    </a:prstGeom>
                  </pic:spPr>
                </pic:pic>
              </a:graphicData>
            </a:graphic>
          </wp:inline>
        </w:drawing>
      </w:r>
    </w:p>
    <w:p w14:paraId="0CF8B302" w14:textId="77777777" w:rsidR="00A518B1" w:rsidRPr="003A6DCC" w:rsidRDefault="00A518B1" w:rsidP="00A518B1">
      <w:pPr>
        <w:pStyle w:val="Caption"/>
        <w:rPr>
          <w:rFonts w:ascii="Times New Roman" w:hAnsi="Times New Roman" w:cs="Times New Roman"/>
          <w:sz w:val="24"/>
          <w:szCs w:val="24"/>
        </w:rPr>
      </w:pPr>
      <w:r w:rsidRPr="003A6DCC">
        <w:rPr>
          <w:rFonts w:ascii="Times New Roman" w:hAnsi="Times New Roman" w:cs="Times New Roman"/>
          <w:sz w:val="24"/>
          <w:szCs w:val="24"/>
        </w:rPr>
        <w:t xml:space="preserve">Figure </w:t>
      </w:r>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Figure \* ARABIC </w:instrText>
      </w:r>
      <w:r w:rsidRPr="003A6DCC">
        <w:rPr>
          <w:rFonts w:ascii="Times New Roman" w:hAnsi="Times New Roman" w:cs="Times New Roman"/>
          <w:sz w:val="24"/>
          <w:szCs w:val="24"/>
        </w:rPr>
        <w:fldChar w:fldCharType="separate"/>
      </w:r>
      <w:r w:rsidR="004F6ACB">
        <w:rPr>
          <w:rFonts w:ascii="Times New Roman" w:hAnsi="Times New Roman" w:cs="Times New Roman"/>
          <w:noProof/>
          <w:sz w:val="24"/>
          <w:szCs w:val="24"/>
        </w:rPr>
        <w:t>4</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 Centrifugal Moment due to rotation about horizontal plane</w:t>
      </w:r>
    </w:p>
    <w:p w14:paraId="3BF8149D"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The moment due to frictional force experienced by main motor is given by,</w:t>
      </w:r>
    </w:p>
    <w:p w14:paraId="373BB06A"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v4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v4</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vk</m:t>
              </m:r>
            </m:e>
            <m:sub>
              <m:r>
                <w:rPr>
                  <w:rFonts w:ascii="Cambria Math" w:hAnsi="Cambria Math" w:cs="Times New Roman"/>
                  <w:sz w:val="24"/>
                  <w:szCs w:val="24"/>
                </w:rPr>
                <m:t>v</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v</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v</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v</m:t>
              </m:r>
            </m:sub>
          </m:sSub>
        </m:oMath>
      </m:oMathPara>
    </w:p>
    <w:p w14:paraId="07EBA322"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25</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75DE13E8"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 xml:space="preserve">Where, v is the linear velocity of the main motor and its shield in the vertical axis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v</m:t>
            </m:r>
          </m:sub>
        </m:sSub>
      </m:oMath>
      <w:r w:rsidRPr="003A6DCC">
        <w:rPr>
          <w:rFonts w:ascii="Times New Roman" w:hAnsi="Times New Roman" w:cs="Times New Roman"/>
          <w:sz w:val="24"/>
          <w:szCs w:val="24"/>
        </w:rPr>
        <w:t xml:space="preserve"> is the proportionality constant.</w:t>
      </w:r>
    </w:p>
    <w:p w14:paraId="63AEB333" w14:textId="77777777" w:rsidR="00A518B1" w:rsidRPr="003A6DCC" w:rsidRDefault="00A518B1" w:rsidP="00A518B1">
      <w:pPr>
        <w:pStyle w:val="ListParagraph"/>
        <w:numPr>
          <w:ilvl w:val="0"/>
          <w:numId w:val="28"/>
        </w:numPr>
        <w:spacing w:after="290" w:line="264" w:lineRule="auto"/>
        <w:jc w:val="both"/>
        <w:rPr>
          <w:rFonts w:ascii="Times New Roman" w:hAnsi="Times New Roman" w:cs="Times New Roman"/>
          <w:sz w:val="24"/>
          <w:szCs w:val="24"/>
        </w:rPr>
      </w:pPr>
      <w:r w:rsidRPr="003A6DCC">
        <w:rPr>
          <w:rFonts w:ascii="Times New Roman" w:hAnsi="Times New Roman" w:cs="Times New Roman"/>
          <w:sz w:val="24"/>
          <w:szCs w:val="24"/>
        </w:rPr>
        <w:t>Moments in the Horizontal Plane</w:t>
      </w:r>
    </w:p>
    <w:p w14:paraId="401D988C" w14:textId="77777777" w:rsidR="00A518B1" w:rsidRPr="003A6DCC" w:rsidRDefault="00A518B1" w:rsidP="00A518B1">
      <w:pPr>
        <w:pStyle w:val="ListParagraph"/>
        <w:ind w:left="360"/>
        <w:rPr>
          <w:rFonts w:ascii="Times New Roman" w:hAnsi="Times New Roman" w:cs="Times New Roman"/>
          <w:sz w:val="24"/>
          <w:szCs w:val="24"/>
        </w:rPr>
      </w:pPr>
    </w:p>
    <w:p w14:paraId="4A7217B6" w14:textId="77777777" w:rsidR="00A518B1" w:rsidRPr="003A6DCC" w:rsidRDefault="00A518B1" w:rsidP="00A518B1">
      <w:pPr>
        <w:pStyle w:val="ListParagraph"/>
        <w:spacing w:after="0"/>
        <w:ind w:left="360"/>
        <w:rPr>
          <w:rFonts w:ascii="Times New Roman" w:hAnsi="Times New Roman" w:cs="Times New Roman"/>
          <w:sz w:val="24"/>
          <w:szCs w:val="24"/>
        </w:rPr>
      </w:pPr>
      <w:r w:rsidRPr="003A6DCC">
        <w:rPr>
          <w:rFonts w:ascii="Times New Roman" w:hAnsi="Times New Roman" w:cs="Times New Roman"/>
          <w:sz w:val="24"/>
          <w:szCs w:val="24"/>
        </w:rPr>
        <w:t>According to Newton’s second law of motion,</w:t>
      </w:r>
    </w:p>
    <w:p w14:paraId="16048DB1" w14:textId="77777777" w:rsidR="00A518B1" w:rsidRPr="003A6DCC" w:rsidRDefault="00AD7A5F" w:rsidP="00A518B1">
      <w:pPr>
        <w:keepNext/>
        <w:spacing w:after="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h</m:t>
              </m:r>
            </m:sub>
          </m:sSub>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h</m:t>
                  </m:r>
                </m:sub>
              </m:sSub>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oMath>
      </m:oMathPara>
    </w:p>
    <w:p w14:paraId="47BC7A58"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26</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24AE60E8" w14:textId="77777777" w:rsidR="00A518B1" w:rsidRPr="003A6DCC" w:rsidRDefault="00A518B1" w:rsidP="00A518B1">
      <w:pPr>
        <w:pStyle w:val="ListParagraph"/>
        <w:spacing w:after="0"/>
        <w:ind w:left="360"/>
        <w:rPr>
          <w:rFonts w:ascii="Times New Roman" w:hAnsi="Times New Roman" w:cs="Times New Roman"/>
          <w:sz w:val="24"/>
          <w:szCs w:val="24"/>
        </w:rPr>
      </w:pPr>
      <w:proofErr w:type="gramStart"/>
      <w:r w:rsidRPr="003A6DCC">
        <w:rPr>
          <w:rFonts w:ascii="Times New Roman" w:hAnsi="Times New Roman" w:cs="Times New Roman"/>
          <w:sz w:val="24"/>
          <w:szCs w:val="24"/>
        </w:rPr>
        <w:t>where</w:t>
      </w:r>
      <w:proofErr w:type="gramEnd"/>
      <w:r w:rsidRPr="003A6DC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h</m:t>
            </m:r>
          </m:sub>
        </m:sSub>
      </m:oMath>
      <w:r w:rsidRPr="003A6DCC">
        <w:rPr>
          <w:rFonts w:ascii="Times New Roman" w:hAnsi="Times New Roman" w:cs="Times New Roman"/>
          <w:sz w:val="24"/>
          <w:szCs w:val="24"/>
        </w:rPr>
        <w:t xml:space="preserve"> is the sum of components of moment of forces in horizontal plane, </w:t>
      </w: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h</m:t>
            </m:r>
          </m:sub>
        </m:sSub>
      </m:oMath>
      <w:r w:rsidRPr="003A6DCC">
        <w:rPr>
          <w:rFonts w:ascii="Times New Roman" w:hAnsi="Times New Roman" w:cs="Times New Roman"/>
          <w:sz w:val="24"/>
          <w:szCs w:val="24"/>
        </w:rPr>
        <w:t xml:space="preserve"> is the sum of moments of inertia relative to the horizontal axis (x axis) of individual parts of the plant, and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h</m:t>
            </m:r>
          </m:sub>
        </m:sSub>
      </m:oMath>
      <w:r w:rsidRPr="003A6DCC">
        <w:rPr>
          <w:rFonts w:ascii="Times New Roman" w:hAnsi="Times New Roman" w:cs="Times New Roman"/>
          <w:sz w:val="24"/>
          <w:szCs w:val="24"/>
        </w:rPr>
        <w:t xml:space="preserve"> is the yaw angle.</w:t>
      </w:r>
    </w:p>
    <w:p w14:paraId="50C85D14" w14:textId="77777777" w:rsidR="00A518B1" w:rsidRPr="003A6DCC" w:rsidRDefault="00A518B1" w:rsidP="00A518B1">
      <w:pPr>
        <w:pStyle w:val="ListParagraph"/>
        <w:spacing w:after="0"/>
        <w:ind w:left="360"/>
        <w:rPr>
          <w:rFonts w:ascii="Times New Roman" w:hAnsi="Times New Roman" w:cs="Times New Roman"/>
          <w:sz w:val="24"/>
          <w:szCs w:val="24"/>
        </w:rPr>
      </w:pPr>
    </w:p>
    <w:p w14:paraId="31A795F8" w14:textId="77777777" w:rsidR="00A518B1" w:rsidRPr="003A6DCC" w:rsidRDefault="00A518B1" w:rsidP="00A518B1">
      <w:pPr>
        <w:pStyle w:val="ListParagraph"/>
        <w:spacing w:after="0"/>
        <w:ind w:left="360"/>
        <w:rPr>
          <w:rFonts w:ascii="Times New Roman" w:hAnsi="Times New Roman" w:cs="Times New Roman"/>
          <w:sz w:val="24"/>
          <w:szCs w:val="24"/>
        </w:rPr>
      </w:pPr>
      <w:r w:rsidRPr="003A6DCC">
        <w:rPr>
          <w:rFonts w:ascii="Times New Roman" w:hAnsi="Times New Roman" w:cs="Times New Roman"/>
          <w:sz w:val="24"/>
          <w:szCs w:val="24"/>
        </w:rPr>
        <w:t>Then,</w:t>
      </w:r>
    </w:p>
    <w:p w14:paraId="05310C6F" w14:textId="77777777" w:rsidR="00A518B1" w:rsidRPr="003A6DCC" w:rsidRDefault="00AD7A5F" w:rsidP="00A518B1">
      <w:pPr>
        <w:pStyle w:val="ListParagraph"/>
        <w:keepNext/>
        <w:ind w:left="36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h</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2</m:t>
              </m:r>
            </m:sup>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hi</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h1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h2</m:t>
              </m:r>
            </m:sub>
          </m:sSub>
        </m:oMath>
      </m:oMathPara>
    </w:p>
    <w:p w14:paraId="45B6C0C9"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27</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0F0EBD48"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B</m:t>
              </m:r>
            </m:sub>
          </m:sSub>
        </m:oMath>
      </m:oMathPara>
    </w:p>
    <w:p w14:paraId="438039F7"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28</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293C8529" w14:textId="77777777" w:rsidR="00A518B1" w:rsidRPr="003A6DCC" w:rsidRDefault="00A518B1" w:rsidP="00A518B1">
      <w:pPr>
        <w:rPr>
          <w:rFonts w:ascii="Times New Roman" w:hAnsi="Times New Roman" w:cs="Times New Roman"/>
          <w:sz w:val="24"/>
          <w:szCs w:val="24"/>
        </w:rPr>
      </w:pPr>
      <w:proofErr w:type="gramStart"/>
      <w:r w:rsidRPr="003A6DCC">
        <w:rPr>
          <w:rFonts w:ascii="Times New Roman" w:hAnsi="Times New Roman" w:cs="Times New Roman"/>
          <w:sz w:val="24"/>
          <w:szCs w:val="24"/>
        </w:rPr>
        <w:t>where</w:t>
      </w:r>
      <w:proofErr w:type="gramEnd"/>
      <w:r w:rsidRPr="003A6DCC">
        <w:rPr>
          <w:rFonts w:ascii="Times New Roman" w:hAnsi="Times New Roman" w:cs="Times New Roman"/>
          <w:sz w:val="24"/>
          <w:szCs w:val="24"/>
        </w:rPr>
        <w:t>,</w:t>
      </w:r>
    </w:p>
    <w:p w14:paraId="11CD33DD"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m:t>
                      </m:r>
                    </m:sub>
                  </m:sSub>
                </m:num>
                <m:den>
                  <m:r>
                    <w:rPr>
                      <w:rFonts w:ascii="Cambria Math" w:hAnsi="Cambria Math" w:cs="Times New Roman"/>
                      <w:sz w:val="24"/>
                      <w:szCs w:val="24"/>
                    </w:rPr>
                    <m:t>3</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ts</m:t>
                  </m:r>
                </m:sub>
              </m:sSub>
            </m:e>
          </m:d>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sup>
              <m:r>
                <w:rPr>
                  <w:rFonts w:ascii="Cambria Math" w:hAnsi="Cambria Math" w:cs="Times New Roman"/>
                  <w:sz w:val="24"/>
                  <w:szCs w:val="24"/>
                </w:rPr>
                <m:t>2</m:t>
              </m:r>
            </m:sup>
          </m:sSup>
          <m:func>
            <m:funcPr>
              <m:ctrlPr>
                <w:rPr>
                  <w:rFonts w:ascii="Cambria Math" w:hAnsi="Cambria Math" w:cs="Times New Roman"/>
                  <w:i/>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2</m:t>
                  </m:r>
                </m:sup>
              </m:sSup>
            </m:fName>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v</m:t>
                  </m:r>
                </m:sub>
              </m:sSub>
            </m:e>
          </m:func>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ts</m:t>
                  </m:r>
                </m:sub>
              </m:sSub>
            </m:num>
            <m:den>
              <m:r>
                <w:rPr>
                  <w:rFonts w:ascii="Cambria Math" w:hAnsi="Cambria Math" w:cs="Times New Roman"/>
                  <w:sz w:val="24"/>
                  <w:szCs w:val="24"/>
                </w:rPr>
                <m:t>2</m:t>
              </m:r>
            </m:den>
          </m:f>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ts</m:t>
                  </m:r>
                </m:sub>
              </m:sSub>
            </m:e>
            <m:sup>
              <m:r>
                <w:rPr>
                  <w:rFonts w:ascii="Cambria Math" w:hAnsi="Cambria Math" w:cs="Times New Roman"/>
                  <w:sz w:val="24"/>
                  <w:szCs w:val="24"/>
                </w:rPr>
                <m:t>2</m:t>
              </m:r>
            </m:sup>
          </m:sSup>
        </m:oMath>
      </m:oMathPara>
    </w:p>
    <w:p w14:paraId="084B6115"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29</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4ED81428"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M</m:t>
              </m:r>
            </m:sub>
          </m:sSub>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m:t>
                      </m:r>
                    </m:sub>
                  </m:sSub>
                </m:num>
                <m:den>
                  <m:r>
                    <w:rPr>
                      <w:rFonts w:ascii="Cambria Math" w:hAnsi="Cambria Math" w:cs="Times New Roman"/>
                      <w:sz w:val="24"/>
                      <w:szCs w:val="24"/>
                    </w:rPr>
                    <m:t>3</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ms</m:t>
                  </m:r>
                </m:sub>
              </m:sSub>
            </m:e>
          </m:d>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sup>
              <m:r>
                <w:rPr>
                  <w:rFonts w:ascii="Cambria Math" w:hAnsi="Cambria Math" w:cs="Times New Roman"/>
                  <w:sz w:val="24"/>
                  <w:szCs w:val="24"/>
                </w:rPr>
                <m:t>2</m:t>
              </m:r>
            </m:sup>
          </m:sSup>
          <m:func>
            <m:funcPr>
              <m:ctrlPr>
                <w:rPr>
                  <w:rFonts w:ascii="Cambria Math" w:hAnsi="Cambria Math" w:cs="Times New Roman"/>
                  <w:i/>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cos</m:t>
                  </m:r>
                </m:e>
                <m:sup>
                  <m:r>
                    <w:rPr>
                      <w:rFonts w:ascii="Cambria Math" w:hAnsi="Cambria Math" w:cs="Times New Roman"/>
                      <w:sz w:val="24"/>
                      <w:szCs w:val="24"/>
                    </w:rPr>
                    <m:t>2</m:t>
                  </m:r>
                </m:sup>
              </m:sSup>
            </m:fName>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v</m:t>
                  </m:r>
                </m:sub>
              </m:sSub>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ms</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ms</m:t>
                  </m:r>
                </m:sub>
              </m:sSub>
            </m:e>
            <m:sup>
              <m:r>
                <w:rPr>
                  <w:rFonts w:ascii="Cambria Math" w:hAnsi="Cambria Math" w:cs="Times New Roman"/>
                  <w:sz w:val="24"/>
                  <w:szCs w:val="24"/>
                </w:rPr>
                <m:t>2</m:t>
              </m:r>
            </m:sup>
          </m:sSup>
        </m:oMath>
      </m:oMathPara>
    </w:p>
    <w:p w14:paraId="528A1ED8"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30</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17CE15EB"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B</m:t>
              </m:r>
            </m:sub>
          </m:sSub>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b</m:t>
                      </m:r>
                    </m:sub>
                  </m:sSub>
                </m:num>
                <m:den>
                  <m:r>
                    <w:rPr>
                      <w:rFonts w:ascii="Cambria Math" w:hAnsi="Cambria Math" w:cs="Times New Roman"/>
                      <w:sz w:val="24"/>
                      <w:szCs w:val="24"/>
                    </w:rPr>
                    <m:t>3</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cb</m:t>
                  </m:r>
                </m:sub>
              </m:sSub>
            </m:e>
          </m:d>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cb</m:t>
                  </m:r>
                </m:sub>
              </m:sSub>
            </m:e>
            <m:sup>
              <m:r>
                <w:rPr>
                  <w:rFonts w:ascii="Cambria Math" w:hAnsi="Cambria Math" w:cs="Times New Roman"/>
                  <w:sz w:val="24"/>
                  <w:szCs w:val="24"/>
                </w:rPr>
                <m:t>2</m:t>
              </m:r>
            </m:sup>
          </m:sSup>
          <m:func>
            <m:funcPr>
              <m:ctrlPr>
                <w:rPr>
                  <w:rFonts w:ascii="Cambria Math" w:hAnsi="Cambria Math" w:cs="Times New Roman"/>
                  <w:i/>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sin</m:t>
                  </m:r>
                </m:e>
                <m:sup>
                  <m:r>
                    <w:rPr>
                      <w:rFonts w:ascii="Cambria Math" w:hAnsi="Cambria Math" w:cs="Times New Roman"/>
                      <w:sz w:val="24"/>
                      <w:szCs w:val="24"/>
                    </w:rPr>
                    <m:t>2</m:t>
                  </m:r>
                </m:sup>
              </m:sSup>
            </m:fName>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v</m:t>
                  </m:r>
                </m:sub>
              </m:sSub>
            </m:e>
          </m:func>
        </m:oMath>
      </m:oMathPara>
    </w:p>
    <w:p w14:paraId="582B9CDB"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31</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1C2D5826" w14:textId="77777777" w:rsidR="00A518B1" w:rsidRPr="003A6DCC" w:rsidRDefault="00A518B1" w:rsidP="00A518B1">
      <w:pPr>
        <w:pStyle w:val="ListParagraph"/>
        <w:ind w:left="360"/>
        <w:rPr>
          <w:rFonts w:ascii="Times New Roman" w:hAnsi="Times New Roman" w:cs="Times New Roman"/>
          <w:sz w:val="24"/>
          <w:szCs w:val="24"/>
        </w:rPr>
      </w:pPr>
      <w:r w:rsidRPr="003A6DCC">
        <w:rPr>
          <w:rFonts w:ascii="Times New Roman" w:hAnsi="Times New Roman" w:cs="Times New Roman"/>
          <w:sz w:val="24"/>
          <w:szCs w:val="24"/>
        </w:rPr>
        <w:t>The moment of propulsive force (Thrust) due to tail rotor and propeller can be expressed as,</w:t>
      </w:r>
    </w:p>
    <w:p w14:paraId="129B7470" w14:textId="77777777" w:rsidR="00A518B1" w:rsidRPr="003A6DCC" w:rsidRDefault="00A518B1" w:rsidP="00A518B1">
      <w:pPr>
        <w:pStyle w:val="ListParagraph"/>
        <w:ind w:left="360"/>
        <w:rPr>
          <w:rFonts w:ascii="Times New Roman" w:hAnsi="Times New Roman" w:cs="Times New Roman"/>
          <w:sz w:val="24"/>
          <w:szCs w:val="24"/>
        </w:rPr>
      </w:pPr>
    </w:p>
    <w:p w14:paraId="70CE9CDD" w14:textId="77777777" w:rsidR="00A518B1" w:rsidRPr="003A6DCC" w:rsidRDefault="00AD7A5F" w:rsidP="00A518B1">
      <w:pPr>
        <w:pStyle w:val="ListParagraph"/>
        <w:keepNext/>
        <w:ind w:left="36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h1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t</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v</m:t>
                  </m:r>
                </m:sub>
              </m:sSub>
            </m:e>
          </m:func>
        </m:oMath>
      </m:oMathPara>
    </w:p>
    <w:p w14:paraId="4164C29F"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32</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518B1CCF" w14:textId="77777777" w:rsidR="00A518B1" w:rsidRPr="003A6DCC" w:rsidRDefault="00A518B1" w:rsidP="00A518B1">
      <w:pPr>
        <w:rPr>
          <w:rFonts w:ascii="Times New Roman" w:hAnsi="Times New Roman" w:cs="Times New Roman"/>
          <w:sz w:val="24"/>
          <w:szCs w:val="24"/>
        </w:rPr>
      </w:pPr>
      <w:proofErr w:type="gramStart"/>
      <w:r w:rsidRPr="003A6DCC">
        <w:rPr>
          <w:rFonts w:ascii="Times New Roman" w:hAnsi="Times New Roman" w:cs="Times New Roman"/>
          <w:sz w:val="24"/>
          <w:szCs w:val="24"/>
        </w:rPr>
        <w:t>where</w:t>
      </w:r>
      <w:proofErr w:type="gramEnd"/>
      <w:r w:rsidRPr="003A6DCC">
        <w:rPr>
          <w:rFonts w:ascii="Times New Roman" w:hAnsi="Times New Roman" w:cs="Times New Roman"/>
          <w:sz w:val="24"/>
          <w:szCs w:val="24"/>
        </w:rPr>
        <w:t>, given that the beam is displaced at an angle α</w:t>
      </w:r>
      <w:r w:rsidRPr="003A6DCC">
        <w:rPr>
          <w:rFonts w:ascii="Times New Roman" w:hAnsi="Times New Roman" w:cs="Times New Roman"/>
          <w:sz w:val="24"/>
          <w:szCs w:val="24"/>
          <w:vertAlign w:val="subscript"/>
        </w:rPr>
        <w:t>v</w:t>
      </w:r>
      <w:r w:rsidRPr="003A6DCC">
        <w:rPr>
          <w:rFonts w:ascii="Times New Roman" w:hAnsi="Times New Roman" w:cs="Times New Roman"/>
          <w:sz w:val="24"/>
          <w:szCs w:val="24"/>
        </w:rPr>
        <w:t xml:space="preserve"> in the vertical axis and rotates around the horizontal axis, the component of the thrust experienced by the tail motor in the horizontal plane depends on the pitch angle.</w:t>
      </w:r>
    </w:p>
    <w:p w14:paraId="60DD233D" w14:textId="77777777" w:rsidR="00A518B1" w:rsidRPr="003A6DCC" w:rsidRDefault="00A518B1" w:rsidP="00A518B1">
      <w:pPr>
        <w:keepNext/>
        <w:jc w:val="center"/>
        <w:rPr>
          <w:rFonts w:ascii="Times New Roman" w:hAnsi="Times New Roman" w:cs="Times New Roman"/>
          <w:sz w:val="24"/>
          <w:szCs w:val="24"/>
        </w:rPr>
      </w:pPr>
      <w:r w:rsidRPr="003A6DCC">
        <w:rPr>
          <w:rFonts w:ascii="Times New Roman" w:hAnsi="Times New Roman" w:cs="Times New Roman"/>
          <w:noProof/>
          <w:sz w:val="24"/>
          <w:szCs w:val="24"/>
        </w:rPr>
        <w:drawing>
          <wp:inline distT="0" distB="0" distL="0" distR="0" wp14:anchorId="084A0468" wp14:editId="1A97CC05">
            <wp:extent cx="2445250" cy="212527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1-11-08 at 12.57.53 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6202" cy="2134798"/>
                    </a:xfrm>
                    <a:prstGeom prst="rect">
                      <a:avLst/>
                    </a:prstGeom>
                  </pic:spPr>
                </pic:pic>
              </a:graphicData>
            </a:graphic>
          </wp:inline>
        </w:drawing>
      </w:r>
    </w:p>
    <w:p w14:paraId="1E9DC689" w14:textId="77777777" w:rsidR="00A518B1" w:rsidRPr="003A6DCC" w:rsidRDefault="00A518B1" w:rsidP="00A518B1">
      <w:pPr>
        <w:pStyle w:val="Caption"/>
        <w:rPr>
          <w:rFonts w:ascii="Times New Roman" w:hAnsi="Times New Roman" w:cs="Times New Roman"/>
          <w:sz w:val="24"/>
          <w:szCs w:val="24"/>
        </w:rPr>
      </w:pPr>
      <w:r w:rsidRPr="003A6DCC">
        <w:rPr>
          <w:rFonts w:ascii="Times New Roman" w:hAnsi="Times New Roman" w:cs="Times New Roman"/>
          <w:sz w:val="24"/>
          <w:szCs w:val="24"/>
        </w:rPr>
        <w:t xml:space="preserve">Figure </w:t>
      </w:r>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Figure \* ARABIC </w:instrText>
      </w:r>
      <w:r w:rsidRPr="003A6DCC">
        <w:rPr>
          <w:rFonts w:ascii="Times New Roman" w:hAnsi="Times New Roman" w:cs="Times New Roman"/>
          <w:sz w:val="24"/>
          <w:szCs w:val="24"/>
        </w:rPr>
        <w:fldChar w:fldCharType="separate"/>
      </w:r>
      <w:r w:rsidR="004F6ACB">
        <w:rPr>
          <w:rFonts w:ascii="Times New Roman" w:hAnsi="Times New Roman" w:cs="Times New Roman"/>
          <w:noProof/>
          <w:sz w:val="24"/>
          <w:szCs w:val="24"/>
        </w:rPr>
        <w:t>5</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 Moment of Force due to Thrust exerted by Tail Motor</w:t>
      </w:r>
    </w:p>
    <w:p w14:paraId="25D63469"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The moment of frictional force experienced by tail motor, shield, and propeller is given by,</w:t>
      </w:r>
    </w:p>
    <w:p w14:paraId="25A5744A" w14:textId="77777777" w:rsidR="00A518B1" w:rsidRPr="003A6DCC" w:rsidRDefault="00AD7A5F" w:rsidP="00A518B1">
      <w:pPr>
        <w:keepNex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h2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h2</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vk</m:t>
              </m:r>
            </m:e>
            <m:sub>
              <m:r>
                <w:rPr>
                  <w:rFonts w:ascii="Cambria Math" w:hAnsi="Cambria Math" w:cs="Times New Roman"/>
                  <w:sz w:val="24"/>
                  <w:szCs w:val="24"/>
                </w:rPr>
                <m:t>h</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h</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h</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m:t>
              </m:r>
            </m:sub>
          </m:sSub>
        </m:oMath>
      </m:oMathPara>
    </w:p>
    <w:p w14:paraId="576B140C" w14:textId="77777777" w:rsidR="00A518B1" w:rsidRPr="003A6DCC" w:rsidRDefault="00A518B1" w:rsidP="00A518B1">
      <w:pPr>
        <w:pStyle w:val="Caption"/>
        <w:jc w:val="right"/>
        <w:rPr>
          <w:rFonts w:ascii="Times New Roman" w:hAnsi="Times New Roman" w:cs="Times New Roman"/>
          <w:sz w:val="24"/>
          <w:szCs w:val="24"/>
        </w:rPr>
      </w:pPr>
      <w:proofErr w:type="gramStart"/>
      <w:r w:rsidRPr="003A6DCC">
        <w:rPr>
          <w:rFonts w:ascii="Times New Roman" w:hAnsi="Times New Roman" w:cs="Times New Roman"/>
          <w:sz w:val="24"/>
          <w:szCs w:val="24"/>
        </w:rPr>
        <w:t xml:space="preserve">( </w:t>
      </w:r>
      <w:proofErr w:type="gramEnd"/>
      <w:r w:rsidRPr="003A6DCC">
        <w:rPr>
          <w:rFonts w:ascii="Times New Roman" w:hAnsi="Times New Roman" w:cs="Times New Roman"/>
          <w:sz w:val="24"/>
          <w:szCs w:val="24"/>
        </w:rPr>
        <w:fldChar w:fldCharType="begin"/>
      </w:r>
      <w:r w:rsidRPr="003A6DCC">
        <w:rPr>
          <w:rFonts w:ascii="Times New Roman" w:hAnsi="Times New Roman" w:cs="Times New Roman"/>
          <w:sz w:val="24"/>
          <w:szCs w:val="24"/>
        </w:rPr>
        <w:instrText xml:space="preserve"> SEQ ( \* ARABIC </w:instrText>
      </w:r>
      <w:r w:rsidRPr="003A6DCC">
        <w:rPr>
          <w:rFonts w:ascii="Times New Roman" w:hAnsi="Times New Roman" w:cs="Times New Roman"/>
          <w:sz w:val="24"/>
          <w:szCs w:val="24"/>
        </w:rPr>
        <w:fldChar w:fldCharType="separate"/>
      </w:r>
      <w:r w:rsidR="00804196">
        <w:rPr>
          <w:rFonts w:ascii="Times New Roman" w:hAnsi="Times New Roman" w:cs="Times New Roman"/>
          <w:noProof/>
          <w:sz w:val="24"/>
          <w:szCs w:val="24"/>
        </w:rPr>
        <w:t>33</w:t>
      </w:r>
      <w:r w:rsidRPr="003A6DCC">
        <w:rPr>
          <w:rFonts w:ascii="Times New Roman" w:hAnsi="Times New Roman" w:cs="Times New Roman"/>
          <w:sz w:val="24"/>
          <w:szCs w:val="24"/>
        </w:rPr>
        <w:fldChar w:fldCharType="end"/>
      </w:r>
      <w:r w:rsidRPr="003A6DCC">
        <w:rPr>
          <w:rFonts w:ascii="Times New Roman" w:hAnsi="Times New Roman" w:cs="Times New Roman"/>
          <w:sz w:val="24"/>
          <w:szCs w:val="24"/>
        </w:rPr>
        <w:t>)</w:t>
      </w:r>
    </w:p>
    <w:p w14:paraId="41ECF00B" w14:textId="77777777" w:rsidR="00A518B1" w:rsidRPr="003A6DCC" w:rsidRDefault="00A518B1" w:rsidP="00A518B1">
      <w:pPr>
        <w:rPr>
          <w:rFonts w:ascii="Times New Roman" w:hAnsi="Times New Roman" w:cs="Times New Roman"/>
          <w:sz w:val="24"/>
          <w:szCs w:val="24"/>
        </w:rPr>
      </w:pPr>
      <w:r w:rsidRPr="003A6DCC">
        <w:rPr>
          <w:rFonts w:ascii="Times New Roman" w:hAnsi="Times New Roman" w:cs="Times New Roman"/>
          <w:sz w:val="24"/>
          <w:szCs w:val="24"/>
        </w:rPr>
        <w:t xml:space="preserve">Where, v is the linear velocity of the tail motor and its shield in the horizontal axis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m:t>
            </m:r>
          </m:sub>
        </m:sSub>
      </m:oMath>
      <w:r w:rsidRPr="003A6DCC">
        <w:rPr>
          <w:rFonts w:ascii="Times New Roman" w:hAnsi="Times New Roman" w:cs="Times New Roman"/>
          <w:sz w:val="24"/>
          <w:szCs w:val="24"/>
        </w:rPr>
        <w:t xml:space="preserve"> is the proportionality constant.</w:t>
      </w:r>
    </w:p>
    <w:p w14:paraId="1182B7B8" w14:textId="77777777" w:rsidR="003A6DCC" w:rsidRDefault="003A6DCC" w:rsidP="00A518B1">
      <w:pPr>
        <w:rPr>
          <w:rFonts w:ascii="Times New Roman" w:hAnsi="Times New Roman" w:cs="Times New Roman"/>
          <w:sz w:val="24"/>
          <w:szCs w:val="24"/>
        </w:rPr>
      </w:pPr>
    </w:p>
    <w:p w14:paraId="352CEFDA" w14:textId="17FA5677" w:rsidR="001F061F" w:rsidRPr="003A6DCC" w:rsidRDefault="001F061F" w:rsidP="00A518B1">
      <w:pPr>
        <w:rPr>
          <w:rFonts w:ascii="Times New Roman" w:hAnsi="Times New Roman" w:cs="Times New Roman"/>
          <w:sz w:val="24"/>
          <w:szCs w:val="24"/>
        </w:rPr>
      </w:pPr>
      <w:r w:rsidRPr="003A6DCC">
        <w:rPr>
          <w:rFonts w:ascii="Times New Roman" w:hAnsi="Times New Roman" w:cs="Times New Roman"/>
          <w:sz w:val="24"/>
          <w:szCs w:val="24"/>
        </w:rPr>
        <w:lastRenderedPageBreak/>
        <w:t>Alternatively,</w:t>
      </w:r>
    </w:p>
    <w:p w14:paraId="4C52A13C" w14:textId="386D21F6" w:rsidR="001F061F" w:rsidRDefault="001F061F" w:rsidP="00A518B1">
      <w:r>
        <w:rPr>
          <w:noProof/>
        </w:rPr>
        <w:drawing>
          <wp:inline distT="0" distB="0" distL="0" distR="0" wp14:anchorId="4DBCA871" wp14:editId="12BF0ECE">
            <wp:extent cx="4257675" cy="5095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12-17 at 12.30.10 PM.jpeg"/>
                    <pic:cNvPicPr/>
                  </pic:nvPicPr>
                  <pic:blipFill rotWithShape="1">
                    <a:blip r:embed="rId13">
                      <a:extLst>
                        <a:ext uri="{28A0092B-C50C-407E-A947-70E740481C1C}">
                          <a14:useLocalDpi xmlns:a14="http://schemas.microsoft.com/office/drawing/2010/main" val="0"/>
                        </a:ext>
                      </a:extLst>
                    </a:blip>
                    <a:srcRect b="15610"/>
                    <a:stretch/>
                  </pic:blipFill>
                  <pic:spPr bwMode="auto">
                    <a:xfrm>
                      <a:off x="0" y="0"/>
                      <a:ext cx="4263225" cy="5102518"/>
                    </a:xfrm>
                    <a:prstGeom prst="rect">
                      <a:avLst/>
                    </a:prstGeom>
                    <a:ln>
                      <a:noFill/>
                    </a:ln>
                    <a:extLst>
                      <a:ext uri="{53640926-AAD7-44D8-BBD7-CCE9431645EC}">
                        <a14:shadowObscured xmlns:a14="http://schemas.microsoft.com/office/drawing/2010/main"/>
                      </a:ext>
                    </a:extLst>
                  </pic:spPr>
                </pic:pic>
              </a:graphicData>
            </a:graphic>
          </wp:inline>
        </w:drawing>
      </w:r>
    </w:p>
    <w:p w14:paraId="46A7AB89" w14:textId="45BAC40B" w:rsidR="001F061F" w:rsidRDefault="001F061F" w:rsidP="00A518B1">
      <w:r>
        <w:rPr>
          <w:noProof/>
        </w:rPr>
        <w:lastRenderedPageBreak/>
        <w:drawing>
          <wp:inline distT="0" distB="0" distL="0" distR="0" wp14:anchorId="28FFBEB4" wp14:editId="1A2ACF76">
            <wp:extent cx="4547813" cy="284797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12-17 at 12.30.44 PM.jpeg"/>
                    <pic:cNvPicPr/>
                  </pic:nvPicPr>
                  <pic:blipFill rotWithShape="1">
                    <a:blip r:embed="rId14">
                      <a:extLst>
                        <a:ext uri="{28A0092B-C50C-407E-A947-70E740481C1C}">
                          <a14:useLocalDpi xmlns:a14="http://schemas.microsoft.com/office/drawing/2010/main" val="0"/>
                        </a:ext>
                      </a:extLst>
                    </a:blip>
                    <a:srcRect r="2244" b="27725"/>
                    <a:stretch/>
                  </pic:blipFill>
                  <pic:spPr bwMode="auto">
                    <a:xfrm>
                      <a:off x="0" y="0"/>
                      <a:ext cx="4553932" cy="2851807"/>
                    </a:xfrm>
                    <a:prstGeom prst="rect">
                      <a:avLst/>
                    </a:prstGeom>
                    <a:ln>
                      <a:noFill/>
                    </a:ln>
                    <a:extLst>
                      <a:ext uri="{53640926-AAD7-44D8-BBD7-CCE9431645EC}">
                        <a14:shadowObscured xmlns:a14="http://schemas.microsoft.com/office/drawing/2010/main"/>
                      </a:ext>
                    </a:extLst>
                  </pic:spPr>
                </pic:pic>
              </a:graphicData>
            </a:graphic>
          </wp:inline>
        </w:drawing>
      </w:r>
    </w:p>
    <w:p w14:paraId="5CD1BC31" w14:textId="3A17FD64" w:rsidR="00547DAD" w:rsidRPr="003A6DCC" w:rsidRDefault="00547DAD" w:rsidP="00A518B1">
      <w:pPr>
        <w:rPr>
          <w:rFonts w:ascii="Times New Roman" w:hAnsi="Times New Roman" w:cs="Times New Roman"/>
          <w:sz w:val="24"/>
        </w:rPr>
      </w:pPr>
      <w:r w:rsidRPr="003A6DCC">
        <w:rPr>
          <w:rFonts w:ascii="Times New Roman" w:hAnsi="Times New Roman" w:cs="Times New Roman"/>
          <w:sz w:val="24"/>
        </w:rPr>
        <w:t>Our final mathematical model, then, becomes,</w:t>
      </w:r>
    </w:p>
    <w:p w14:paraId="29F3C035" w14:textId="7883E7CC" w:rsidR="003A6DCC" w:rsidRDefault="00A95ED0" w:rsidP="003A6DCC">
      <w:pPr>
        <w:keepNext/>
      </w:pPr>
      <w:r w:rsidRPr="00A95ED0">
        <w:rPr>
          <w:noProof/>
        </w:rPr>
        <w:drawing>
          <wp:inline distT="0" distB="0" distL="0" distR="0" wp14:anchorId="776532FC" wp14:editId="400770EC">
            <wp:extent cx="5943600" cy="1403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03985"/>
                    </a:xfrm>
                    <a:prstGeom prst="rect">
                      <a:avLst/>
                    </a:prstGeom>
                  </pic:spPr>
                </pic:pic>
              </a:graphicData>
            </a:graphic>
          </wp:inline>
        </w:drawing>
      </w:r>
    </w:p>
    <w:p w14:paraId="6DFA6595" w14:textId="19751C91" w:rsidR="00547DAD" w:rsidRDefault="003A6DCC" w:rsidP="003A6DCC">
      <w:pPr>
        <w:pStyle w:val="Caption"/>
        <w:jc w:val="center"/>
      </w:pPr>
      <w:r>
        <w:t xml:space="preserve">Figure </w:t>
      </w:r>
      <w:r>
        <w:fldChar w:fldCharType="begin"/>
      </w:r>
      <w:r>
        <w:instrText>SEQ Figure \* ARABIC</w:instrText>
      </w:r>
      <w:r>
        <w:fldChar w:fldCharType="separate"/>
      </w:r>
      <w:r w:rsidR="004F6ACB">
        <w:rPr>
          <w:noProof/>
        </w:rPr>
        <w:t>6</w:t>
      </w:r>
      <w:r>
        <w:fldChar w:fldCharType="end"/>
      </w:r>
      <w:r>
        <w:t>: Final Mathematical Model</w:t>
      </w:r>
    </w:p>
    <w:p w14:paraId="58FECC88" w14:textId="63BC099F" w:rsidR="00A518B1" w:rsidRDefault="00567899" w:rsidP="00567899">
      <w:pPr>
        <w:pStyle w:val="ListParagraph"/>
        <w:numPr>
          <w:ilvl w:val="0"/>
          <w:numId w:val="4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Sensors</w:t>
      </w:r>
    </w:p>
    <w:p w14:paraId="669DBBFD" w14:textId="77777777" w:rsidR="00C0241B" w:rsidRDefault="00C0241B" w:rsidP="00C0241B">
      <w:pPr>
        <w:spacing w:line="360" w:lineRule="auto"/>
        <w:rPr>
          <w:rFonts w:ascii="Times New Roman" w:hAnsi="Times New Roman" w:cs="Times New Roman"/>
          <w:sz w:val="24"/>
          <w:szCs w:val="24"/>
        </w:rPr>
      </w:pPr>
      <w:r w:rsidRPr="00913C30">
        <w:rPr>
          <w:rFonts w:ascii="Times New Roman" w:hAnsi="Times New Roman" w:cs="Times New Roman"/>
          <w:sz w:val="24"/>
          <w:szCs w:val="24"/>
        </w:rPr>
        <w:t>Sensors play a key role in any control and f</w:t>
      </w:r>
      <w:r>
        <w:rPr>
          <w:rFonts w:ascii="Times New Roman" w:hAnsi="Times New Roman" w:cs="Times New Roman"/>
          <w:sz w:val="24"/>
          <w:szCs w:val="24"/>
        </w:rPr>
        <w:t>eedback systems as they provide</w:t>
      </w:r>
      <w:r w:rsidRPr="00913C30">
        <w:rPr>
          <w:rFonts w:ascii="Times New Roman" w:hAnsi="Times New Roman" w:cs="Times New Roman"/>
          <w:sz w:val="24"/>
          <w:szCs w:val="24"/>
        </w:rPr>
        <w:t xml:space="preserve"> the system with information to make required adjustments to get desired output. </w:t>
      </w:r>
      <w:r>
        <w:rPr>
          <w:rFonts w:ascii="Times New Roman" w:hAnsi="Times New Roman" w:cs="Times New Roman"/>
          <w:sz w:val="24"/>
          <w:szCs w:val="24"/>
        </w:rPr>
        <w:t>Our desired output is the angular position of the beam, more specifically the pitch and the yaw angle. For sensing the angular position accurately, we have worked with potentiometers and I</w:t>
      </w:r>
      <w:r w:rsidRPr="0044228E">
        <w:rPr>
          <w:rFonts w:ascii="Times New Roman" w:hAnsi="Times New Roman" w:cs="Times New Roman"/>
          <w:sz w:val="24"/>
          <w:szCs w:val="24"/>
        </w:rPr>
        <w:t xml:space="preserve">nertial </w:t>
      </w:r>
      <w:r>
        <w:rPr>
          <w:rFonts w:ascii="Times New Roman" w:hAnsi="Times New Roman" w:cs="Times New Roman"/>
          <w:sz w:val="24"/>
          <w:szCs w:val="24"/>
        </w:rPr>
        <w:t>M</w:t>
      </w:r>
      <w:r w:rsidRPr="0044228E">
        <w:rPr>
          <w:rFonts w:ascii="Times New Roman" w:hAnsi="Times New Roman" w:cs="Times New Roman"/>
          <w:sz w:val="24"/>
          <w:szCs w:val="24"/>
        </w:rPr>
        <w:t xml:space="preserve">easurement </w:t>
      </w:r>
      <w:r>
        <w:rPr>
          <w:rFonts w:ascii="Times New Roman" w:hAnsi="Times New Roman" w:cs="Times New Roman"/>
          <w:sz w:val="24"/>
          <w:szCs w:val="24"/>
        </w:rPr>
        <w:t>U</w:t>
      </w:r>
      <w:r w:rsidRPr="0044228E">
        <w:rPr>
          <w:rFonts w:ascii="Times New Roman" w:hAnsi="Times New Roman" w:cs="Times New Roman"/>
          <w:sz w:val="24"/>
          <w:szCs w:val="24"/>
        </w:rPr>
        <w:t>nit (IMU)</w:t>
      </w:r>
      <w:r>
        <w:rPr>
          <w:rFonts w:ascii="Times New Roman" w:hAnsi="Times New Roman" w:cs="Times New Roman"/>
          <w:sz w:val="24"/>
          <w:szCs w:val="24"/>
        </w:rPr>
        <w:t>. For pitch control, we tested different type of potentiometers and settled with linear wire-wound single-turn 1k potentiometer. A linear potentiometer in contrast to audio potentiometers has a linear relationship with position instead of a logarithmic relation. We only needed a maximum of 18</w:t>
      </w:r>
      <w:r w:rsidRPr="00913C30">
        <w:rPr>
          <w:rFonts w:ascii="Times New Roman" w:hAnsi="Times New Roman" w:cs="Times New Roman"/>
          <w:sz w:val="24"/>
          <w:szCs w:val="24"/>
        </w:rPr>
        <w:t>0°</w:t>
      </w:r>
      <w:r>
        <w:rPr>
          <w:rFonts w:ascii="Times New Roman" w:hAnsi="Times New Roman" w:cs="Times New Roman"/>
          <w:sz w:val="24"/>
          <w:szCs w:val="24"/>
        </w:rPr>
        <w:t xml:space="preserve"> freedom which is sufficiently available in the 28</w:t>
      </w:r>
      <w:r w:rsidRPr="00913C30">
        <w:rPr>
          <w:rFonts w:ascii="Times New Roman" w:hAnsi="Times New Roman" w:cs="Times New Roman"/>
          <w:sz w:val="24"/>
          <w:szCs w:val="24"/>
        </w:rPr>
        <w:t>0°</w:t>
      </w:r>
      <w:r>
        <w:rPr>
          <w:rFonts w:ascii="Times New Roman" w:hAnsi="Times New Roman" w:cs="Times New Roman"/>
          <w:sz w:val="24"/>
          <w:szCs w:val="24"/>
        </w:rPr>
        <w:t xml:space="preserve"> single-turn pot. We use wire-wound instead of ceramic because it has a higher power rating which is good because we have disturbance from the motor and it has a relative high impedance which gives a smooth and stable output. Choosing the rating of the potentiometer is equally important and we went with the 1k </w:t>
      </w:r>
      <w:r>
        <w:rPr>
          <w:rFonts w:ascii="Times New Roman" w:hAnsi="Times New Roman" w:cs="Times New Roman"/>
          <w:sz w:val="24"/>
          <w:szCs w:val="24"/>
        </w:rPr>
        <w:lastRenderedPageBreak/>
        <w:t xml:space="preserve">version of the sensor since the ADC we use to read the sensor output recommends a low resistance sensor to be used. The ADC we use is the INTERNAL 10-bit ADC built-in to the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UNO development board which has an AVR Atmega328p microcontroller. The </w:t>
      </w:r>
      <w:proofErr w:type="spellStart"/>
      <w:r>
        <w:rPr>
          <w:rFonts w:ascii="Times New Roman" w:hAnsi="Times New Roman" w:cs="Times New Roman"/>
          <w:sz w:val="24"/>
          <w:szCs w:val="24"/>
        </w:rPr>
        <w:t>Vref</w:t>
      </w:r>
      <w:proofErr w:type="spellEnd"/>
      <w:r>
        <w:rPr>
          <w:rFonts w:ascii="Times New Roman" w:hAnsi="Times New Roman" w:cs="Times New Roman"/>
          <w:sz w:val="24"/>
          <w:szCs w:val="24"/>
        </w:rPr>
        <w:t xml:space="preserve"> of the ADC is 1.1V and we have 3.3V available on the microcontroller so we have to use a voltage divider circuit to excite the potentiometer with 1.1V. Since we are using a 1K potentiometer, we need a 2K resistor to make the appropriate voltage divider as demonstrated in the circuit below.</w:t>
      </w:r>
    </w:p>
    <w:p w14:paraId="4C41BED0" w14:textId="77777777" w:rsidR="00C0241B" w:rsidRDefault="00C0241B" w:rsidP="00C0241B">
      <w:pPr>
        <w:jc w:val="center"/>
        <w:rPr>
          <w:rFonts w:ascii="Times New Roman" w:hAnsi="Times New Roman" w:cs="Times New Roman"/>
          <w:sz w:val="24"/>
          <w:szCs w:val="24"/>
        </w:rPr>
      </w:pPr>
      <w:r>
        <w:rPr>
          <w:noProof/>
        </w:rPr>
        <w:drawing>
          <wp:inline distT="0" distB="0" distL="0" distR="0" wp14:anchorId="6495AA37" wp14:editId="5CAFDCBE">
            <wp:extent cx="3133108" cy="27425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4001" r="5820"/>
                    <a:stretch/>
                  </pic:blipFill>
                  <pic:spPr bwMode="auto">
                    <a:xfrm>
                      <a:off x="0" y="0"/>
                      <a:ext cx="3139297" cy="2747982"/>
                    </a:xfrm>
                    <a:prstGeom prst="rect">
                      <a:avLst/>
                    </a:prstGeom>
                    <a:noFill/>
                    <a:ln>
                      <a:noFill/>
                    </a:ln>
                    <a:extLst>
                      <a:ext uri="{53640926-AAD7-44D8-BBD7-CCE9431645EC}">
                        <a14:shadowObscured xmlns:a14="http://schemas.microsoft.com/office/drawing/2010/main"/>
                      </a:ext>
                    </a:extLst>
                  </pic:spPr>
                </pic:pic>
              </a:graphicData>
            </a:graphic>
          </wp:inline>
        </w:drawing>
      </w:r>
    </w:p>
    <w:p w14:paraId="11420C9B" w14:textId="77777777" w:rsidR="00C0241B" w:rsidRDefault="00C0241B" w:rsidP="00C0241B">
      <w:pPr>
        <w:spacing w:line="360" w:lineRule="auto"/>
        <w:rPr>
          <w:rFonts w:ascii="Times New Roman" w:hAnsi="Times New Roman" w:cs="Times New Roman"/>
          <w:sz w:val="24"/>
          <w:szCs w:val="24"/>
        </w:rPr>
      </w:pPr>
      <w:r>
        <w:rPr>
          <w:rFonts w:ascii="Times New Roman" w:hAnsi="Times New Roman" w:cs="Times New Roman"/>
          <w:sz w:val="24"/>
          <w:szCs w:val="24"/>
        </w:rPr>
        <w:t xml:space="preserve">Despite taking all the steps mentioned above, the readings still carried a lot of noise. This was catered by making a low pass filter using a 100nF capacitor as specified in the atmega328p datasheet in the ADC section. On the software we also use a moving average algorithm which </w:t>
      </w:r>
      <w:proofErr w:type="spellStart"/>
      <w:r>
        <w:rPr>
          <w:rFonts w:ascii="Times New Roman" w:hAnsi="Times New Roman" w:cs="Times New Roman"/>
          <w:sz w:val="24"/>
          <w:szCs w:val="24"/>
        </w:rPr>
        <w:t>smooths</w:t>
      </w:r>
      <w:proofErr w:type="spellEnd"/>
      <w:r>
        <w:rPr>
          <w:rFonts w:ascii="Times New Roman" w:hAnsi="Times New Roman" w:cs="Times New Roman"/>
          <w:sz w:val="24"/>
          <w:szCs w:val="24"/>
        </w:rPr>
        <w:t xml:space="preserve"> the readings based on the last 10 readings which almost diminishes any noise and the output obtained is linear and stable as shown in the figures below.</w:t>
      </w:r>
    </w:p>
    <w:p w14:paraId="2DEA3E06" w14:textId="77777777" w:rsidR="00C0241B" w:rsidRPr="00913C30" w:rsidRDefault="00C0241B" w:rsidP="00C0241B">
      <w:pPr>
        <w:spacing w:line="360" w:lineRule="auto"/>
        <w:rPr>
          <w:rFonts w:ascii="Times New Roman" w:hAnsi="Times New Roman" w:cs="Times New Roman"/>
          <w:sz w:val="24"/>
          <w:szCs w:val="24"/>
        </w:rPr>
      </w:pPr>
      <w:r>
        <w:rPr>
          <w:rFonts w:ascii="Times New Roman" w:hAnsi="Times New Roman" w:cs="Times New Roman"/>
          <w:sz w:val="24"/>
          <w:szCs w:val="24"/>
        </w:rPr>
        <w:t xml:space="preserve">For Yaw control we repeat the same process for selection but use a </w:t>
      </w:r>
      <w:proofErr w:type="spellStart"/>
      <w:r>
        <w:rPr>
          <w:rFonts w:ascii="Times New Roman" w:hAnsi="Times New Roman" w:cs="Times New Roman"/>
          <w:sz w:val="24"/>
          <w:szCs w:val="24"/>
        </w:rPr>
        <w:t>multiturn</w:t>
      </w:r>
      <w:proofErr w:type="spellEnd"/>
      <w:r>
        <w:rPr>
          <w:rFonts w:ascii="Times New Roman" w:hAnsi="Times New Roman" w:cs="Times New Roman"/>
          <w:sz w:val="24"/>
          <w:szCs w:val="24"/>
        </w:rPr>
        <w:t xml:space="preserve"> potentiometer instead which has a total of 10 turns with a 10K</w:t>
      </w:r>
      <w:r w:rsidRPr="00913C30">
        <w:rPr>
          <w:rFonts w:ascii="Times New Roman" w:hAnsi="Times New Roman" w:cs="Times New Roman"/>
          <w:sz w:val="24"/>
          <w:szCs w:val="24"/>
        </w:rPr>
        <w:t>Ω</w:t>
      </w:r>
      <w:r>
        <w:rPr>
          <w:rFonts w:ascii="Times New Roman" w:hAnsi="Times New Roman" w:cs="Times New Roman"/>
          <w:sz w:val="24"/>
          <w:szCs w:val="24"/>
        </w:rPr>
        <w:t>.</w:t>
      </w:r>
      <w:r w:rsidRPr="00913C30">
        <w:rPr>
          <w:rFonts w:ascii="Times New Roman" w:hAnsi="Times New Roman" w:cs="Times New Roman"/>
          <w:sz w:val="24"/>
          <w:szCs w:val="24"/>
        </w:rPr>
        <w:t xml:space="preserve"> </w:t>
      </w:r>
      <w:r>
        <w:rPr>
          <w:rFonts w:ascii="Times New Roman" w:hAnsi="Times New Roman" w:cs="Times New Roman"/>
          <w:sz w:val="24"/>
          <w:szCs w:val="24"/>
        </w:rPr>
        <w:t>We use twisted shielded pair of wires for both the potentiometers to minimize noise by signal attenuation.</w:t>
      </w:r>
    </w:p>
    <w:p w14:paraId="0E5A2A00" w14:textId="77777777" w:rsidR="00C0241B" w:rsidRPr="00913C30" w:rsidRDefault="00C0241B" w:rsidP="00C0241B">
      <w:pPr>
        <w:spacing w:line="360" w:lineRule="auto"/>
        <w:rPr>
          <w:rFonts w:ascii="Times New Roman" w:hAnsi="Times New Roman" w:cs="Times New Roman"/>
          <w:sz w:val="24"/>
          <w:szCs w:val="24"/>
        </w:rPr>
      </w:pPr>
      <w:r w:rsidRPr="00913C30">
        <w:rPr>
          <w:rFonts w:ascii="Times New Roman" w:hAnsi="Times New Roman" w:cs="Times New Roman"/>
          <w:sz w:val="24"/>
          <w:szCs w:val="24"/>
        </w:rPr>
        <w:t>Methodology to Obtain Measured Results:</w:t>
      </w:r>
    </w:p>
    <w:p w14:paraId="3409EFDB" w14:textId="77777777" w:rsidR="00C0241B" w:rsidRPr="00913C30" w:rsidRDefault="00C0241B" w:rsidP="00C0241B">
      <w:pPr>
        <w:pStyle w:val="ListParagraph"/>
        <w:numPr>
          <w:ilvl w:val="0"/>
          <w:numId w:val="47"/>
        </w:numPr>
        <w:suppressAutoHyphens/>
        <w:spacing w:line="360" w:lineRule="auto"/>
        <w:rPr>
          <w:rFonts w:ascii="Times New Roman" w:eastAsiaTheme="minorEastAsia" w:hAnsi="Times New Roman" w:cs="Times New Roman"/>
          <w:sz w:val="24"/>
          <w:szCs w:val="24"/>
        </w:rPr>
      </w:pPr>
      <w:r w:rsidRPr="00913C30">
        <w:rPr>
          <w:rFonts w:ascii="Times New Roman" w:hAnsi="Times New Roman" w:cs="Times New Roman"/>
          <w:sz w:val="24"/>
          <w:szCs w:val="24"/>
        </w:rPr>
        <w:t>Used an ADC to measure voltage outputs.</w:t>
      </w:r>
    </w:p>
    <w:p w14:paraId="7C4384B0" w14:textId="77777777" w:rsidR="00C0241B" w:rsidRPr="00913C30" w:rsidRDefault="00C0241B" w:rsidP="00C0241B">
      <w:pPr>
        <w:pStyle w:val="ListParagraph"/>
        <w:numPr>
          <w:ilvl w:val="0"/>
          <w:numId w:val="47"/>
        </w:numPr>
        <w:suppressAutoHyphens/>
        <w:spacing w:line="360" w:lineRule="auto"/>
        <w:rPr>
          <w:rFonts w:ascii="Times New Roman" w:hAnsi="Times New Roman" w:cs="Times New Roman"/>
          <w:sz w:val="24"/>
          <w:szCs w:val="24"/>
        </w:rPr>
      </w:pPr>
      <w:r w:rsidRPr="00913C30">
        <w:rPr>
          <w:rFonts w:ascii="Times New Roman" w:hAnsi="Times New Roman" w:cs="Times New Roman"/>
          <w:sz w:val="24"/>
          <w:szCs w:val="24"/>
        </w:rPr>
        <w:t>The potentiometer is attached to an angle scale and turned.</w:t>
      </w:r>
    </w:p>
    <w:p w14:paraId="454655DD" w14:textId="77777777" w:rsidR="00C0241B" w:rsidRPr="00913C30" w:rsidRDefault="00C0241B" w:rsidP="00C0241B">
      <w:pPr>
        <w:pStyle w:val="ListParagraph"/>
        <w:numPr>
          <w:ilvl w:val="0"/>
          <w:numId w:val="47"/>
        </w:numPr>
        <w:suppressAutoHyphens/>
        <w:spacing w:line="360" w:lineRule="auto"/>
        <w:rPr>
          <w:rFonts w:ascii="Times New Roman" w:hAnsi="Times New Roman" w:cs="Times New Roman"/>
          <w:sz w:val="24"/>
          <w:szCs w:val="24"/>
        </w:rPr>
      </w:pPr>
      <w:r w:rsidRPr="00913C30">
        <w:rPr>
          <w:rFonts w:ascii="Times New Roman" w:hAnsi="Times New Roman" w:cs="Times New Roman"/>
          <w:sz w:val="24"/>
          <w:szCs w:val="24"/>
        </w:rPr>
        <w:t>At intervals of 20° the value of ADC pin is noted.</w:t>
      </w:r>
    </w:p>
    <w:p w14:paraId="3658D7ED" w14:textId="77777777" w:rsidR="00C0241B" w:rsidRPr="00913C30" w:rsidRDefault="00C0241B" w:rsidP="00C0241B">
      <w:pPr>
        <w:pStyle w:val="ListParagraph"/>
        <w:numPr>
          <w:ilvl w:val="0"/>
          <w:numId w:val="47"/>
        </w:numPr>
        <w:suppressAutoHyphens/>
        <w:spacing w:line="360" w:lineRule="auto"/>
        <w:rPr>
          <w:rFonts w:ascii="Times New Roman" w:hAnsi="Times New Roman" w:cs="Times New Roman"/>
          <w:sz w:val="24"/>
          <w:szCs w:val="24"/>
        </w:rPr>
      </w:pPr>
      <w:r w:rsidRPr="00913C30">
        <w:rPr>
          <w:rFonts w:ascii="Times New Roman" w:hAnsi="Times New Roman" w:cs="Times New Roman"/>
          <w:sz w:val="24"/>
          <w:szCs w:val="24"/>
        </w:rPr>
        <w:t>Since an ADC has 1</w:t>
      </w:r>
      <w:r>
        <w:rPr>
          <w:rFonts w:ascii="Times New Roman" w:hAnsi="Times New Roman" w:cs="Times New Roman"/>
          <w:sz w:val="24"/>
          <w:szCs w:val="24"/>
        </w:rPr>
        <w:t>0</w:t>
      </w:r>
      <w:r w:rsidRPr="00913C30">
        <w:rPr>
          <w:rFonts w:ascii="Times New Roman" w:hAnsi="Times New Roman" w:cs="Times New Roman"/>
          <w:sz w:val="24"/>
          <w:szCs w:val="24"/>
        </w:rPr>
        <w:t xml:space="preserve"> pins, so it has a total of 2^1</w:t>
      </w:r>
      <w:r>
        <w:rPr>
          <w:rFonts w:ascii="Times New Roman" w:hAnsi="Times New Roman" w:cs="Times New Roman"/>
          <w:sz w:val="24"/>
          <w:szCs w:val="24"/>
        </w:rPr>
        <w:t>0</w:t>
      </w:r>
      <w:r w:rsidRPr="00913C30">
        <w:rPr>
          <w:rFonts w:ascii="Times New Roman" w:hAnsi="Times New Roman" w:cs="Times New Roman"/>
          <w:sz w:val="24"/>
          <w:szCs w:val="24"/>
        </w:rPr>
        <w:t xml:space="preserve"> = </w:t>
      </w:r>
      <w:r>
        <w:rPr>
          <w:rFonts w:ascii="Times New Roman" w:hAnsi="Times New Roman" w:cs="Times New Roman"/>
          <w:sz w:val="24"/>
          <w:szCs w:val="24"/>
        </w:rPr>
        <w:t>1024</w:t>
      </w:r>
      <w:r w:rsidRPr="00913C30">
        <w:rPr>
          <w:rFonts w:ascii="Times New Roman" w:hAnsi="Times New Roman" w:cs="Times New Roman"/>
          <w:sz w:val="24"/>
          <w:szCs w:val="24"/>
        </w:rPr>
        <w:t xml:space="preserve"> bits.</w:t>
      </w:r>
    </w:p>
    <w:p w14:paraId="0960745F" w14:textId="77777777" w:rsidR="00C0241B" w:rsidRPr="00913C30" w:rsidRDefault="00C0241B" w:rsidP="00C0241B">
      <w:pPr>
        <w:pStyle w:val="ListParagraph"/>
        <w:numPr>
          <w:ilvl w:val="0"/>
          <w:numId w:val="47"/>
        </w:numPr>
        <w:suppressAutoHyphens/>
        <w:spacing w:line="360" w:lineRule="auto"/>
        <w:rPr>
          <w:rFonts w:ascii="Times New Roman" w:hAnsi="Times New Roman" w:cs="Times New Roman"/>
          <w:sz w:val="24"/>
          <w:szCs w:val="24"/>
        </w:rPr>
      </w:pPr>
      <w:r w:rsidRPr="00913C30">
        <w:rPr>
          <w:rFonts w:ascii="Times New Roman" w:hAnsi="Times New Roman" w:cs="Times New Roman"/>
          <w:sz w:val="24"/>
          <w:szCs w:val="24"/>
        </w:rPr>
        <w:lastRenderedPageBreak/>
        <w:t>The value of bits is calculated at 20° intervals.</w:t>
      </w:r>
    </w:p>
    <w:p w14:paraId="545D08BF" w14:textId="77777777" w:rsidR="00C0241B" w:rsidRPr="00913C30" w:rsidRDefault="00C0241B" w:rsidP="00C0241B">
      <w:pPr>
        <w:pStyle w:val="ListParagraph"/>
        <w:numPr>
          <w:ilvl w:val="0"/>
          <w:numId w:val="47"/>
        </w:numPr>
        <w:suppressAutoHyphens/>
        <w:spacing w:line="360" w:lineRule="auto"/>
        <w:rPr>
          <w:rFonts w:ascii="Times New Roman" w:hAnsi="Times New Roman" w:cs="Times New Roman"/>
          <w:sz w:val="24"/>
          <w:szCs w:val="24"/>
        </w:rPr>
      </w:pPr>
      <w:r w:rsidRPr="00913C30">
        <w:rPr>
          <w:rFonts w:ascii="Times New Roman" w:hAnsi="Times New Roman" w:cs="Times New Roman"/>
          <w:sz w:val="24"/>
          <w:szCs w:val="24"/>
        </w:rPr>
        <w:t>The reference voltage applied to the potentiometer is 3.3V.</w:t>
      </w:r>
    </w:p>
    <w:p w14:paraId="102575FC" w14:textId="77777777" w:rsidR="00C0241B" w:rsidRPr="00913C30" w:rsidRDefault="00C0241B" w:rsidP="00C0241B">
      <w:pPr>
        <w:pStyle w:val="ListParagraph"/>
        <w:numPr>
          <w:ilvl w:val="0"/>
          <w:numId w:val="47"/>
        </w:numPr>
        <w:suppressAutoHyphens/>
        <w:spacing w:line="360" w:lineRule="auto"/>
        <w:rPr>
          <w:rFonts w:ascii="Times New Roman" w:hAnsi="Times New Roman" w:cs="Times New Roman"/>
          <w:sz w:val="24"/>
          <w:szCs w:val="24"/>
        </w:rPr>
      </w:pPr>
      <w:r w:rsidRPr="00913C30">
        <w:rPr>
          <w:rFonts w:ascii="Times New Roman" w:hAnsi="Times New Roman" w:cs="Times New Roman"/>
          <w:sz w:val="24"/>
          <w:szCs w:val="24"/>
        </w:rPr>
        <w:t>The voltage at each pin is determined by dividing the reference voltage by value of total value of bits and then multiply by value of bits calculated at that point</w:t>
      </w:r>
      <w:r>
        <w:rPr>
          <w:rFonts w:ascii="Times New Roman" w:hAnsi="Times New Roman" w:cs="Times New Roman"/>
          <w:sz w:val="24"/>
          <w:szCs w:val="24"/>
        </w:rPr>
        <w:t xml:space="preserve"> and applying moving average for smoothing</w:t>
      </w:r>
      <w:r w:rsidRPr="00913C30">
        <w:rPr>
          <w:rFonts w:ascii="Times New Roman" w:hAnsi="Times New Roman" w:cs="Times New Roman"/>
          <w:sz w:val="24"/>
          <w:szCs w:val="24"/>
        </w:rPr>
        <w:t>.</w:t>
      </w:r>
    </w:p>
    <w:p w14:paraId="082BFBEC" w14:textId="77777777" w:rsidR="00C0241B" w:rsidRPr="00913C30" w:rsidRDefault="00C0241B" w:rsidP="00C0241B">
      <w:pPr>
        <w:pStyle w:val="ListParagraph"/>
        <w:numPr>
          <w:ilvl w:val="0"/>
          <w:numId w:val="47"/>
        </w:numPr>
        <w:suppressAutoHyphens/>
        <w:spacing w:line="360" w:lineRule="auto"/>
        <w:rPr>
          <w:rFonts w:ascii="Times New Roman" w:hAnsi="Times New Roman" w:cs="Times New Roman"/>
          <w:sz w:val="24"/>
          <w:szCs w:val="24"/>
        </w:rPr>
      </w:pPr>
      <w:r w:rsidRPr="00913C30">
        <w:rPr>
          <w:rFonts w:ascii="Times New Roman" w:hAnsi="Times New Roman" w:cs="Times New Roman"/>
          <w:sz w:val="24"/>
          <w:szCs w:val="24"/>
        </w:rPr>
        <w:t>Now we have a relation between the angle and voltage output.</w:t>
      </w:r>
    </w:p>
    <w:p w14:paraId="1A6C4921" w14:textId="77777777" w:rsidR="00C0241B" w:rsidRPr="00913C30" w:rsidRDefault="00C0241B" w:rsidP="00C0241B">
      <w:pPr>
        <w:pStyle w:val="ListParagraph"/>
        <w:numPr>
          <w:ilvl w:val="0"/>
          <w:numId w:val="47"/>
        </w:numPr>
        <w:suppressAutoHyphens/>
        <w:spacing w:line="360" w:lineRule="auto"/>
        <w:rPr>
          <w:rFonts w:ascii="Times New Roman" w:hAnsi="Times New Roman" w:cs="Times New Roman"/>
          <w:sz w:val="24"/>
          <w:szCs w:val="24"/>
        </w:rPr>
      </w:pPr>
      <w:r w:rsidRPr="00913C30">
        <w:rPr>
          <w:rFonts w:ascii="Times New Roman" w:hAnsi="Times New Roman" w:cs="Times New Roman"/>
          <w:sz w:val="24"/>
          <w:szCs w:val="24"/>
        </w:rPr>
        <w:t xml:space="preserve">A graph is plotted using excel and a mathematical equation is derived. </w:t>
      </w:r>
    </w:p>
    <w:p w14:paraId="473E39E6" w14:textId="77777777" w:rsidR="00C0241B" w:rsidRPr="00913C30" w:rsidRDefault="00C0241B" w:rsidP="00C0241B">
      <w:pPr>
        <w:pStyle w:val="ListParagraph"/>
        <w:numPr>
          <w:ilvl w:val="0"/>
          <w:numId w:val="47"/>
        </w:numPr>
        <w:suppressAutoHyphens/>
        <w:spacing w:line="360" w:lineRule="auto"/>
        <w:rPr>
          <w:rFonts w:ascii="Times New Roman" w:hAnsi="Times New Roman" w:cs="Times New Roman"/>
          <w:sz w:val="24"/>
          <w:szCs w:val="24"/>
        </w:rPr>
      </w:pPr>
      <w:r w:rsidRPr="00913C30">
        <w:rPr>
          <w:rFonts w:ascii="Times New Roman" w:hAnsi="Times New Roman" w:cs="Times New Roman"/>
          <w:sz w:val="24"/>
          <w:szCs w:val="24"/>
        </w:rPr>
        <w:t>The equation is modeled using block diagrams in Simulink and the same angle input is provided to obtain theoretical results.</w:t>
      </w:r>
    </w:p>
    <w:p w14:paraId="39400E43" w14:textId="77777777" w:rsidR="00C0241B" w:rsidRPr="00913C30" w:rsidRDefault="00C0241B" w:rsidP="00C0241B">
      <w:pPr>
        <w:pStyle w:val="ListParagraph"/>
        <w:numPr>
          <w:ilvl w:val="0"/>
          <w:numId w:val="47"/>
        </w:numPr>
        <w:suppressAutoHyphens/>
        <w:spacing w:line="360" w:lineRule="auto"/>
        <w:rPr>
          <w:rFonts w:ascii="Times New Roman" w:hAnsi="Times New Roman" w:cs="Times New Roman"/>
          <w:sz w:val="24"/>
          <w:szCs w:val="24"/>
        </w:rPr>
      </w:pPr>
      <w:r w:rsidRPr="00913C30">
        <w:rPr>
          <w:rFonts w:ascii="Times New Roman" w:hAnsi="Times New Roman" w:cs="Times New Roman"/>
          <w:sz w:val="24"/>
          <w:szCs w:val="24"/>
        </w:rPr>
        <w:t>The experimental results from ADC and theoretical results from MATLAB are plotted, the difference in values is the error in values.</w:t>
      </w:r>
    </w:p>
    <w:p w14:paraId="696FF4C8" w14:textId="77777777" w:rsidR="00C0241B" w:rsidRPr="00913C30" w:rsidRDefault="00C0241B" w:rsidP="00C0241B">
      <w:pPr>
        <w:spacing w:line="360" w:lineRule="auto"/>
        <w:rPr>
          <w:rFonts w:ascii="Times New Roman" w:hAnsi="Times New Roman" w:cs="Times New Roman"/>
          <w:sz w:val="24"/>
          <w:szCs w:val="24"/>
        </w:rPr>
      </w:pPr>
      <w:r w:rsidRPr="00913C30">
        <w:rPr>
          <w:rFonts w:ascii="Times New Roman" w:hAnsi="Times New Roman" w:cs="Times New Roman"/>
          <w:sz w:val="24"/>
          <w:szCs w:val="24"/>
        </w:rPr>
        <w:t>Sources of Error in Results:</w:t>
      </w:r>
    </w:p>
    <w:p w14:paraId="070E91B3" w14:textId="77777777" w:rsidR="00C0241B" w:rsidRPr="00913C30" w:rsidRDefault="00C0241B" w:rsidP="00C0241B">
      <w:pPr>
        <w:spacing w:line="360" w:lineRule="auto"/>
        <w:rPr>
          <w:rFonts w:ascii="Times New Roman" w:hAnsi="Times New Roman" w:cs="Times New Roman"/>
          <w:sz w:val="24"/>
          <w:szCs w:val="24"/>
        </w:rPr>
      </w:pPr>
      <w:r w:rsidRPr="00913C30">
        <w:rPr>
          <w:rFonts w:ascii="Times New Roman" w:hAnsi="Times New Roman" w:cs="Times New Roman"/>
          <w:sz w:val="24"/>
          <w:szCs w:val="24"/>
        </w:rPr>
        <w:t>The following are the possible reasons behind differences in measured and simulated results:</w:t>
      </w:r>
    </w:p>
    <w:p w14:paraId="54F828DD" w14:textId="77777777" w:rsidR="00C0241B" w:rsidRPr="00913C30" w:rsidRDefault="00C0241B" w:rsidP="00C0241B">
      <w:pPr>
        <w:pStyle w:val="ListParagraph"/>
        <w:numPr>
          <w:ilvl w:val="0"/>
          <w:numId w:val="46"/>
        </w:numPr>
        <w:suppressAutoHyphens/>
        <w:spacing w:line="360" w:lineRule="auto"/>
        <w:rPr>
          <w:rFonts w:ascii="Times New Roman" w:eastAsiaTheme="minorEastAsia" w:hAnsi="Times New Roman" w:cs="Times New Roman"/>
          <w:sz w:val="24"/>
          <w:szCs w:val="24"/>
        </w:rPr>
      </w:pPr>
      <w:r w:rsidRPr="00913C30">
        <w:rPr>
          <w:rFonts w:ascii="Times New Roman" w:hAnsi="Times New Roman" w:cs="Times New Roman"/>
          <w:sz w:val="24"/>
          <w:szCs w:val="24"/>
        </w:rPr>
        <w:t>Internal resistance of potentiometers.</w:t>
      </w:r>
    </w:p>
    <w:p w14:paraId="4F447FE6" w14:textId="77777777" w:rsidR="00C0241B" w:rsidRPr="00913C30" w:rsidRDefault="00C0241B" w:rsidP="00C0241B">
      <w:pPr>
        <w:pStyle w:val="ListParagraph"/>
        <w:numPr>
          <w:ilvl w:val="0"/>
          <w:numId w:val="46"/>
        </w:numPr>
        <w:suppressAutoHyphens/>
        <w:spacing w:line="360" w:lineRule="auto"/>
        <w:rPr>
          <w:rFonts w:ascii="Times New Roman" w:hAnsi="Times New Roman" w:cs="Times New Roman"/>
          <w:sz w:val="24"/>
          <w:szCs w:val="24"/>
        </w:rPr>
      </w:pPr>
      <w:r w:rsidRPr="00913C30">
        <w:rPr>
          <w:rFonts w:ascii="Times New Roman" w:hAnsi="Times New Roman" w:cs="Times New Roman"/>
          <w:sz w:val="24"/>
          <w:szCs w:val="24"/>
        </w:rPr>
        <w:t>Accuracy of ADC bits.</w:t>
      </w:r>
    </w:p>
    <w:p w14:paraId="11EB7DB0" w14:textId="77777777" w:rsidR="00C0241B" w:rsidRPr="00913C30" w:rsidRDefault="00C0241B" w:rsidP="00C0241B">
      <w:pPr>
        <w:pStyle w:val="ListParagraph"/>
        <w:numPr>
          <w:ilvl w:val="0"/>
          <w:numId w:val="46"/>
        </w:numPr>
        <w:suppressAutoHyphens/>
        <w:spacing w:line="360" w:lineRule="auto"/>
        <w:rPr>
          <w:rFonts w:ascii="Times New Roman" w:hAnsi="Times New Roman" w:cs="Times New Roman"/>
          <w:sz w:val="24"/>
          <w:szCs w:val="24"/>
        </w:rPr>
      </w:pPr>
      <w:r w:rsidRPr="00913C30">
        <w:rPr>
          <w:rFonts w:ascii="Times New Roman" w:hAnsi="Times New Roman" w:cs="Times New Roman"/>
          <w:sz w:val="24"/>
          <w:szCs w:val="24"/>
        </w:rPr>
        <w:t>Measurement of angles of potentiometer turning.</w:t>
      </w:r>
    </w:p>
    <w:p w14:paraId="12418854" w14:textId="77777777" w:rsidR="00C0241B" w:rsidRDefault="00C0241B" w:rsidP="00C0241B">
      <w:pPr>
        <w:pStyle w:val="ListParagraph"/>
        <w:numPr>
          <w:ilvl w:val="0"/>
          <w:numId w:val="46"/>
        </w:numPr>
        <w:suppressAutoHyphens/>
        <w:spacing w:line="360" w:lineRule="auto"/>
        <w:rPr>
          <w:rFonts w:ascii="Times New Roman" w:hAnsi="Times New Roman" w:cs="Times New Roman"/>
          <w:sz w:val="24"/>
          <w:szCs w:val="24"/>
        </w:rPr>
      </w:pPr>
      <w:r w:rsidRPr="00913C30">
        <w:rPr>
          <w:rFonts w:ascii="Times New Roman" w:hAnsi="Times New Roman" w:cs="Times New Roman"/>
          <w:sz w:val="24"/>
          <w:szCs w:val="24"/>
        </w:rPr>
        <w:t>Recording the results too quickly without letting the readings to stabilize.</w:t>
      </w:r>
    </w:p>
    <w:p w14:paraId="7717CB9D" w14:textId="77777777" w:rsidR="00C0241B" w:rsidRPr="00913C30" w:rsidRDefault="00C0241B" w:rsidP="00C0241B">
      <w:pPr>
        <w:pStyle w:val="ListParagraph"/>
        <w:numPr>
          <w:ilvl w:val="0"/>
          <w:numId w:val="46"/>
        </w:numPr>
        <w:suppressAutoHyphens/>
        <w:spacing w:line="360" w:lineRule="auto"/>
        <w:rPr>
          <w:rFonts w:ascii="Times New Roman" w:hAnsi="Times New Roman" w:cs="Times New Roman"/>
          <w:sz w:val="24"/>
          <w:szCs w:val="24"/>
        </w:rPr>
      </w:pPr>
      <w:r>
        <w:rPr>
          <w:rFonts w:ascii="Times New Roman" w:hAnsi="Times New Roman" w:cs="Times New Roman"/>
          <w:sz w:val="24"/>
          <w:szCs w:val="24"/>
        </w:rPr>
        <w:t>AC/DC coupling because of the back EMF generated by the DC motors.</w:t>
      </w:r>
    </w:p>
    <w:p w14:paraId="66EB42B7" w14:textId="77777777" w:rsidR="00C0241B" w:rsidRPr="00913C30" w:rsidRDefault="00C0241B" w:rsidP="00C0241B">
      <w:pPr>
        <w:pStyle w:val="ListParagraph"/>
        <w:spacing w:line="360" w:lineRule="auto"/>
        <w:rPr>
          <w:rFonts w:ascii="Times New Roman" w:hAnsi="Times New Roman" w:cs="Times New Roman"/>
          <w:sz w:val="24"/>
          <w:szCs w:val="24"/>
        </w:rPr>
      </w:pPr>
    </w:p>
    <w:p w14:paraId="6A6B49E8" w14:textId="77777777" w:rsidR="00C0241B" w:rsidRPr="00913C30" w:rsidRDefault="00C0241B" w:rsidP="00C0241B">
      <w:pPr>
        <w:pStyle w:val="ListParagraph"/>
        <w:spacing w:line="360" w:lineRule="auto"/>
        <w:rPr>
          <w:rFonts w:ascii="Times New Roman" w:hAnsi="Times New Roman" w:cs="Times New Roman"/>
          <w:sz w:val="24"/>
          <w:szCs w:val="24"/>
        </w:rPr>
      </w:pPr>
      <w:r w:rsidRPr="00913C30">
        <w:rPr>
          <w:rFonts w:ascii="Times New Roman" w:hAnsi="Times New Roman" w:cs="Times New Roman"/>
          <w:sz w:val="24"/>
          <w:szCs w:val="24"/>
        </w:rPr>
        <w:t>Transfer Function:</w:t>
      </w:r>
    </w:p>
    <w:p w14:paraId="30FF4AE9" w14:textId="77777777" w:rsidR="00C0241B" w:rsidRPr="00913C30" w:rsidRDefault="00C0241B" w:rsidP="00C0241B">
      <w:pPr>
        <w:pStyle w:val="ListParagraph"/>
        <w:spacing w:line="360" w:lineRule="auto"/>
        <w:rPr>
          <w:rFonts w:ascii="Times New Roman" w:hAnsi="Times New Roman" w:cs="Times New Roman"/>
          <w:sz w:val="24"/>
          <w:szCs w:val="24"/>
        </w:rPr>
      </w:pPr>
      <w:r w:rsidRPr="00913C30">
        <w:rPr>
          <w:rFonts w:ascii="Times New Roman" w:hAnsi="Times New Roman" w:cs="Times New Roman"/>
          <w:sz w:val="24"/>
          <w:szCs w:val="24"/>
        </w:rPr>
        <w:t xml:space="preserve">The output voltage of the potentiometer </w:t>
      </w:r>
      <m:oMath>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m:t>
            </m:r>
          </m:e>
        </m:d>
      </m:oMath>
      <w:r w:rsidRPr="00913C30">
        <w:rPr>
          <w:rFonts w:ascii="Times New Roman" w:hAnsi="Times New Roman" w:cs="Times New Roman"/>
          <w:sz w:val="24"/>
          <w:szCs w:val="24"/>
        </w:rPr>
        <w:t xml:space="preserve">will be proportional to the shaft position </w:t>
      </w:r>
      <m:oMath>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c</m:t>
            </m:r>
          </m:sub>
        </m:sSub>
        <m:d>
          <m:dPr>
            <m:ctrlPr>
              <w:rPr>
                <w:rFonts w:ascii="Cambria Math" w:hAnsi="Cambria Math" w:cs="Times New Roman"/>
                <w:sz w:val="24"/>
                <w:szCs w:val="24"/>
              </w:rPr>
            </m:ctrlPr>
          </m:dPr>
          <m:e>
            <m:r>
              <w:rPr>
                <w:rFonts w:ascii="Cambria Math" w:hAnsi="Cambria Math" w:cs="Times New Roman"/>
                <w:sz w:val="24"/>
                <w:szCs w:val="24"/>
              </w:rPr>
              <m:t>t</m:t>
            </m:r>
          </m:e>
        </m:d>
      </m:oMath>
      <w:r w:rsidRPr="00913C30">
        <w:rPr>
          <w:rFonts w:ascii="Times New Roman" w:hAnsi="Times New Roman" w:cs="Times New Roman"/>
          <w:sz w:val="24"/>
          <w:szCs w:val="24"/>
        </w:rPr>
        <w:t>in case of the rotary motion.</w:t>
      </w:r>
    </w:p>
    <w:p w14:paraId="4CE98943" w14:textId="77777777" w:rsidR="00C0241B" w:rsidRPr="00913C30" w:rsidRDefault="00C0241B" w:rsidP="00C0241B">
      <w:pPr>
        <w:pStyle w:val="ListParagraph"/>
        <w:spacing w:line="360" w:lineRule="auto"/>
        <w:rPr>
          <w:rFonts w:ascii="Times New Roman" w:hAnsi="Times New Roman" w:cs="Times New Roman"/>
          <w:sz w:val="24"/>
          <w:szCs w:val="24"/>
        </w:rPr>
      </w:pPr>
      <m:oMathPara>
        <m:oMath>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c</m:t>
              </m:r>
            </m:sub>
          </m:sSub>
          <m:d>
            <m:dPr>
              <m:ctrlPr>
                <w:rPr>
                  <w:rFonts w:ascii="Cambria Math" w:hAnsi="Cambria Math" w:cs="Times New Roman"/>
                  <w:sz w:val="24"/>
                  <w:szCs w:val="24"/>
                </w:rPr>
              </m:ctrlPr>
            </m:dPr>
            <m:e>
              <m:r>
                <w:rPr>
                  <w:rFonts w:ascii="Cambria Math" w:hAnsi="Cambria Math" w:cs="Times New Roman"/>
                  <w:sz w:val="24"/>
                  <w:szCs w:val="24"/>
                </w:rPr>
                <m:t>t</m:t>
              </m:r>
            </m:e>
          </m:d>
        </m:oMath>
      </m:oMathPara>
    </w:p>
    <w:p w14:paraId="3643A728" w14:textId="77777777" w:rsidR="00C0241B" w:rsidRPr="00913C30" w:rsidRDefault="00C0241B" w:rsidP="00C0241B">
      <w:pPr>
        <w:pStyle w:val="ListParagraph"/>
        <w:spacing w:line="360" w:lineRule="auto"/>
        <w:rPr>
          <w:rFonts w:ascii="Times New Roman" w:hAnsi="Times New Roman" w:cs="Times New Roman"/>
          <w:sz w:val="24"/>
          <w:szCs w:val="24"/>
        </w:rPr>
      </w:pPr>
      <w:r w:rsidRPr="00913C30">
        <w:rPr>
          <w:rFonts w:ascii="Times New Roman" w:hAnsi="Times New Roman" w:cs="Times New Roman"/>
          <w:sz w:val="24"/>
          <w:szCs w:val="24"/>
        </w:rPr>
        <w:t xml:space="preserve">Here </w:t>
      </w:r>
      <m:oMath>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c</m:t>
            </m:r>
          </m:sub>
        </m:sSub>
        <m:d>
          <m:dPr>
            <m:ctrlPr>
              <w:rPr>
                <w:rFonts w:ascii="Cambria Math" w:hAnsi="Cambria Math" w:cs="Times New Roman"/>
                <w:sz w:val="24"/>
                <w:szCs w:val="24"/>
              </w:rPr>
            </m:ctrlPr>
          </m:dPr>
          <m:e>
            <m:r>
              <w:rPr>
                <w:rFonts w:ascii="Cambria Math" w:hAnsi="Cambria Math" w:cs="Times New Roman"/>
                <w:sz w:val="24"/>
                <w:szCs w:val="24"/>
              </w:rPr>
              <m:t>t</m:t>
            </m:r>
          </m:e>
        </m:d>
      </m:oMath>
      <w:r w:rsidRPr="00913C30">
        <w:rPr>
          <w:rFonts w:ascii="Times New Roman" w:hAnsi="Times New Roman" w:cs="Times New Roman"/>
          <w:sz w:val="24"/>
          <w:szCs w:val="24"/>
        </w:rPr>
        <w:t xml:space="preserve">is the proportional constant. For N turn rotary potentiometer the total displacement covered by the variable arm is </w:t>
      </w:r>
      <m:oMath>
        <m:r>
          <w:rPr>
            <w:rFonts w:ascii="Cambria Math" w:hAnsi="Cambria Math" w:cs="Times New Roman"/>
            <w:sz w:val="24"/>
            <w:szCs w:val="24"/>
          </w:rPr>
          <m:t>2πN</m:t>
        </m:r>
      </m:oMath>
      <w:r w:rsidRPr="00913C30">
        <w:rPr>
          <w:rFonts w:ascii="Times New Roman" w:hAnsi="Times New Roman" w:cs="Times New Roman"/>
          <w:sz w:val="24"/>
          <w:szCs w:val="24"/>
        </w:rPr>
        <w:t xml:space="preserve"> radians. Thus, the proportional constant </w: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Pr="00913C30">
        <w:rPr>
          <w:rFonts w:ascii="Times New Roman" w:hAnsi="Times New Roman" w:cs="Times New Roman"/>
          <w:sz w:val="24"/>
          <w:szCs w:val="24"/>
        </w:rPr>
        <w:t xml:space="preserve"> is given by </w:t>
      </w:r>
    </w:p>
    <w:p w14:paraId="5C707EE0" w14:textId="77777777" w:rsidR="00C0241B" w:rsidRPr="00913C30" w:rsidRDefault="00C0241B" w:rsidP="00C0241B">
      <w:pPr>
        <w:pStyle w:val="ListParagraph"/>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E</m:t>
              </m:r>
            </m:num>
            <m:den>
              <m:r>
                <w:rPr>
                  <w:rFonts w:ascii="Cambria Math" w:hAnsi="Cambria Math" w:cs="Times New Roman"/>
                  <w:sz w:val="24"/>
                  <w:szCs w:val="24"/>
                </w:rPr>
                <m:t>2πN</m:t>
              </m:r>
            </m:den>
          </m:f>
        </m:oMath>
      </m:oMathPara>
    </w:p>
    <w:p w14:paraId="62C02CF1" w14:textId="77777777" w:rsidR="00C0241B" w:rsidRPr="00913C30" w:rsidRDefault="00C0241B" w:rsidP="00C0241B">
      <w:pPr>
        <w:pStyle w:val="ListParagraph"/>
        <w:spacing w:line="360" w:lineRule="auto"/>
        <w:rPr>
          <w:rFonts w:ascii="Times New Roman" w:hAnsi="Times New Roman" w:cs="Times New Roman"/>
          <w:sz w:val="24"/>
          <w:szCs w:val="24"/>
        </w:rPr>
      </w:pPr>
      <w:r w:rsidRPr="00913C30">
        <w:rPr>
          <w:rFonts w:ascii="Times New Roman" w:hAnsi="Times New Roman" w:cs="Times New Roman"/>
          <w:sz w:val="24"/>
          <w:szCs w:val="24"/>
        </w:rPr>
        <w:t xml:space="preserve">Where </w:t>
      </w:r>
      <m:oMath>
        <m:r>
          <w:rPr>
            <w:rFonts w:ascii="Cambria Math" w:hAnsi="Cambria Math" w:cs="Times New Roman"/>
            <w:sz w:val="24"/>
            <w:szCs w:val="24"/>
          </w:rPr>
          <m:t>N</m:t>
        </m:r>
      </m:oMath>
      <w:r w:rsidRPr="00913C30">
        <w:rPr>
          <w:rFonts w:ascii="Times New Roman" w:hAnsi="Times New Roman" w:cs="Times New Roman"/>
          <w:sz w:val="24"/>
          <w:szCs w:val="24"/>
        </w:rPr>
        <w:t xml:space="preserve"> is the number of turns on the potentiometer and </w:t>
      </w:r>
      <m:oMath>
        <m:r>
          <w:rPr>
            <w:rFonts w:ascii="Cambria Math" w:hAnsi="Cambria Math" w:cs="Times New Roman"/>
            <w:sz w:val="24"/>
            <w:szCs w:val="24"/>
          </w:rPr>
          <m:t>E</m:t>
        </m:r>
      </m:oMath>
      <w:r w:rsidRPr="00913C30">
        <w:rPr>
          <w:rFonts w:ascii="Times New Roman" w:hAnsi="Times New Roman" w:cs="Times New Roman"/>
          <w:sz w:val="24"/>
          <w:szCs w:val="24"/>
        </w:rPr>
        <w:t xml:space="preserve"> is the reference voltage applied.</w:t>
      </w:r>
    </w:p>
    <w:p w14:paraId="01890407" w14:textId="77777777" w:rsidR="00C0241B" w:rsidRPr="00913C30" w:rsidRDefault="00C0241B" w:rsidP="00C0241B">
      <w:pPr>
        <w:pStyle w:val="ListParagraph"/>
        <w:spacing w:line="360" w:lineRule="auto"/>
        <w:rPr>
          <w:rFonts w:ascii="Times New Roman" w:hAnsi="Times New Roman" w:cs="Times New Roman"/>
          <w:sz w:val="24"/>
          <w:szCs w:val="24"/>
        </w:rPr>
      </w:pPr>
      <w:r w:rsidRPr="00913C30">
        <w:rPr>
          <w:rFonts w:ascii="Times New Roman" w:hAnsi="Times New Roman" w:cs="Times New Roman"/>
          <w:sz w:val="24"/>
          <w:szCs w:val="24"/>
        </w:rPr>
        <w:lastRenderedPageBreak/>
        <w:t>Thus, the general transfer function for potentiometer is:</w:t>
      </w:r>
    </w:p>
    <w:p w14:paraId="006C384B" w14:textId="77777777" w:rsidR="00C0241B" w:rsidRPr="00913C30" w:rsidRDefault="00C0241B" w:rsidP="00C0241B">
      <w:pPr>
        <w:pStyle w:val="ListParagraph"/>
        <w:spacing w:line="360" w:lineRule="auto"/>
        <w:rPr>
          <w:rFonts w:ascii="Times New Roman" w:hAnsi="Times New Roman" w:cs="Times New Roman"/>
          <w:sz w:val="24"/>
          <w:szCs w:val="24"/>
        </w:rPr>
      </w:pPr>
      <m:oMathPara>
        <m:oMath>
          <m:f>
            <m:fPr>
              <m:ctrlPr>
                <w:rPr>
                  <w:rFonts w:ascii="Cambria Math" w:hAnsi="Cambria Math" w:cs="Times New Roman"/>
                  <w:sz w:val="24"/>
                  <w:szCs w:val="24"/>
                </w:rPr>
              </m:ctrlPr>
            </m:fPr>
            <m:num>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m:t>
                  </m:r>
                </m:e>
              </m:d>
            </m:num>
            <m:den>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c</m:t>
                  </m:r>
                </m:sub>
              </m:sSub>
              <m:d>
                <m:dPr>
                  <m:ctrlPr>
                    <w:rPr>
                      <w:rFonts w:ascii="Cambria Math" w:hAnsi="Cambria Math" w:cs="Times New Roman"/>
                      <w:sz w:val="24"/>
                      <w:szCs w:val="24"/>
                    </w:rPr>
                  </m:ctrlPr>
                </m:dPr>
                <m:e>
                  <m:r>
                    <w:rPr>
                      <w:rFonts w:ascii="Cambria Math" w:hAnsi="Cambria Math" w:cs="Times New Roman"/>
                      <w:sz w:val="24"/>
                      <w:szCs w:val="24"/>
                    </w:rPr>
                    <m:t>t</m:t>
                  </m:r>
                </m:e>
              </m:d>
            </m:den>
          </m:f>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E</m:t>
              </m:r>
            </m:num>
            <m:den>
              <m:r>
                <w:rPr>
                  <w:rFonts w:ascii="Cambria Math" w:hAnsi="Cambria Math" w:cs="Times New Roman"/>
                  <w:sz w:val="24"/>
                  <w:szCs w:val="24"/>
                </w:rPr>
                <m:t>2πN</m:t>
              </m:r>
            </m:den>
          </m:f>
        </m:oMath>
      </m:oMathPara>
    </w:p>
    <w:p w14:paraId="52B84E1E" w14:textId="77777777" w:rsidR="00C0241B" w:rsidRPr="00913C30" w:rsidRDefault="00C0241B" w:rsidP="00C0241B">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case of Pitch</w:t>
      </w:r>
      <w:r w:rsidRPr="00913C30">
        <w:rPr>
          <w:rFonts w:ascii="Times New Roman" w:hAnsi="Times New Roman" w:cs="Times New Roman"/>
          <w:sz w:val="24"/>
          <w:szCs w:val="24"/>
        </w:rPr>
        <w:t xml:space="preserve"> Potentiometer, N = 1</w:t>
      </w:r>
    </w:p>
    <w:p w14:paraId="0399B512" w14:textId="77777777" w:rsidR="00C0241B" w:rsidRPr="00913C30" w:rsidRDefault="00C0241B" w:rsidP="00C0241B">
      <w:pPr>
        <w:pStyle w:val="ListParagraph"/>
        <w:spacing w:line="360" w:lineRule="auto"/>
        <w:rPr>
          <w:rFonts w:ascii="Times New Roman" w:hAnsi="Times New Roman" w:cs="Times New Roman"/>
          <w:sz w:val="24"/>
          <w:szCs w:val="24"/>
        </w:rPr>
      </w:pPr>
      <m:oMathPara>
        <m:oMath>
          <m:f>
            <m:fPr>
              <m:ctrlPr>
                <w:rPr>
                  <w:rFonts w:ascii="Cambria Math" w:hAnsi="Cambria Math" w:cs="Times New Roman"/>
                  <w:sz w:val="24"/>
                  <w:szCs w:val="24"/>
                </w:rPr>
              </m:ctrlPr>
            </m:fPr>
            <m:num>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m:t>
                  </m:r>
                </m:e>
              </m:d>
            </m:num>
            <m:den>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c</m:t>
                  </m:r>
                </m:sub>
              </m:sSub>
              <m:d>
                <m:dPr>
                  <m:ctrlPr>
                    <w:rPr>
                      <w:rFonts w:ascii="Cambria Math" w:hAnsi="Cambria Math" w:cs="Times New Roman"/>
                      <w:sz w:val="24"/>
                      <w:szCs w:val="24"/>
                    </w:rPr>
                  </m:ctrlPr>
                </m:dPr>
                <m:e>
                  <m:r>
                    <w:rPr>
                      <w:rFonts w:ascii="Cambria Math" w:hAnsi="Cambria Math" w:cs="Times New Roman"/>
                      <w:sz w:val="24"/>
                      <w:szCs w:val="24"/>
                    </w:rPr>
                    <m:t>t</m:t>
                  </m:r>
                </m:e>
              </m:d>
            </m:den>
          </m:f>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E</m:t>
              </m:r>
            </m:num>
            <m:den>
              <m:r>
                <w:rPr>
                  <w:rFonts w:ascii="Cambria Math" w:hAnsi="Cambria Math" w:cs="Times New Roman"/>
                  <w:sz w:val="24"/>
                  <w:szCs w:val="24"/>
                </w:rPr>
                <m:t>2πN</m:t>
              </m:r>
            </m:den>
          </m:f>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E</m:t>
              </m:r>
            </m:num>
            <m:den>
              <m:r>
                <w:rPr>
                  <w:rFonts w:ascii="Cambria Math" w:hAnsi="Cambria Math" w:cs="Times New Roman"/>
                  <w:sz w:val="24"/>
                  <w:szCs w:val="24"/>
                </w:rPr>
                <m:t>2π</m:t>
              </m:r>
            </m:den>
          </m:f>
        </m:oMath>
      </m:oMathPara>
    </w:p>
    <w:p w14:paraId="3AC42870" w14:textId="77777777" w:rsidR="00C0241B" w:rsidRPr="00913C30" w:rsidRDefault="00C0241B" w:rsidP="00C0241B">
      <w:pPr>
        <w:pStyle w:val="ListParagraph"/>
        <w:spacing w:line="360" w:lineRule="auto"/>
        <w:rPr>
          <w:rFonts w:ascii="Times New Roman" w:hAnsi="Times New Roman" w:cs="Times New Roman"/>
          <w:sz w:val="24"/>
          <w:szCs w:val="24"/>
        </w:rPr>
      </w:pPr>
    </w:p>
    <w:p w14:paraId="125033AC" w14:textId="77777777" w:rsidR="00C0241B" w:rsidRPr="00913C30" w:rsidRDefault="00C0241B" w:rsidP="00C0241B">
      <w:pPr>
        <w:pStyle w:val="ListParagraph"/>
        <w:spacing w:line="360" w:lineRule="auto"/>
        <w:rPr>
          <w:rFonts w:ascii="Times New Roman" w:hAnsi="Times New Roman" w:cs="Times New Roman"/>
          <w:sz w:val="24"/>
          <w:szCs w:val="24"/>
        </w:rPr>
      </w:pPr>
      <w:r w:rsidRPr="00913C30">
        <w:rPr>
          <w:rFonts w:ascii="Times New Roman" w:hAnsi="Times New Roman" w:cs="Times New Roman"/>
          <w:sz w:val="24"/>
          <w:szCs w:val="24"/>
        </w:rPr>
        <w:t xml:space="preserve">In case of </w:t>
      </w:r>
      <w:r>
        <w:rPr>
          <w:rFonts w:ascii="Times New Roman" w:hAnsi="Times New Roman" w:cs="Times New Roman"/>
          <w:sz w:val="24"/>
          <w:szCs w:val="24"/>
        </w:rPr>
        <w:t>Yaw</w:t>
      </w:r>
      <w:r w:rsidRPr="00913C30">
        <w:rPr>
          <w:rFonts w:ascii="Times New Roman" w:hAnsi="Times New Roman" w:cs="Times New Roman"/>
          <w:sz w:val="24"/>
          <w:szCs w:val="24"/>
        </w:rPr>
        <w:t xml:space="preserve"> Potentiometer, N = 10</w:t>
      </w:r>
    </w:p>
    <w:p w14:paraId="29DAFEF0" w14:textId="77777777" w:rsidR="00C0241B" w:rsidRPr="00913C30" w:rsidRDefault="00C0241B" w:rsidP="00C0241B">
      <w:pPr>
        <w:pStyle w:val="ListParagraph"/>
        <w:spacing w:line="360" w:lineRule="auto"/>
        <w:rPr>
          <w:rFonts w:ascii="Times New Roman" w:hAnsi="Times New Roman" w:cs="Times New Roman"/>
          <w:sz w:val="24"/>
          <w:szCs w:val="24"/>
        </w:rPr>
      </w:pPr>
      <m:oMathPara>
        <m:oMath>
          <m:f>
            <m:fPr>
              <m:ctrlPr>
                <w:rPr>
                  <w:rFonts w:ascii="Cambria Math" w:hAnsi="Cambria Math" w:cs="Times New Roman"/>
                  <w:sz w:val="24"/>
                  <w:szCs w:val="24"/>
                </w:rPr>
              </m:ctrlPr>
            </m:fPr>
            <m:num>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m:t>
                  </m:r>
                </m:e>
              </m:d>
            </m:num>
            <m:den>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c</m:t>
                  </m:r>
                </m:sub>
              </m:sSub>
              <m:d>
                <m:dPr>
                  <m:ctrlPr>
                    <w:rPr>
                      <w:rFonts w:ascii="Cambria Math" w:hAnsi="Cambria Math" w:cs="Times New Roman"/>
                      <w:sz w:val="24"/>
                      <w:szCs w:val="24"/>
                    </w:rPr>
                  </m:ctrlPr>
                </m:dPr>
                <m:e>
                  <m:r>
                    <w:rPr>
                      <w:rFonts w:ascii="Cambria Math" w:hAnsi="Cambria Math" w:cs="Times New Roman"/>
                      <w:sz w:val="24"/>
                      <w:szCs w:val="24"/>
                    </w:rPr>
                    <m:t>t</m:t>
                  </m:r>
                </m:e>
              </m:d>
            </m:den>
          </m:f>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E</m:t>
              </m:r>
            </m:num>
            <m:den>
              <m:r>
                <w:rPr>
                  <w:rFonts w:ascii="Cambria Math" w:hAnsi="Cambria Math" w:cs="Times New Roman"/>
                  <w:sz w:val="24"/>
                  <w:szCs w:val="24"/>
                </w:rPr>
                <m:t>20π</m:t>
              </m:r>
            </m:den>
          </m:f>
        </m:oMath>
      </m:oMathPara>
    </w:p>
    <w:p w14:paraId="51731288" w14:textId="77777777" w:rsidR="00C0241B" w:rsidRPr="00913C30" w:rsidRDefault="00C0241B" w:rsidP="00C0241B">
      <w:pPr>
        <w:pStyle w:val="ListParagraph"/>
        <w:spacing w:line="360" w:lineRule="auto"/>
        <w:rPr>
          <w:rFonts w:ascii="Times New Roman" w:hAnsi="Times New Roman" w:cs="Times New Roman"/>
          <w:sz w:val="24"/>
          <w:szCs w:val="24"/>
        </w:rPr>
      </w:pPr>
    </w:p>
    <w:p w14:paraId="469AC0F9" w14:textId="77777777" w:rsidR="00C0241B" w:rsidRPr="00913C30" w:rsidRDefault="00C0241B" w:rsidP="00C0241B">
      <w:pPr>
        <w:pStyle w:val="ListParagraph"/>
        <w:spacing w:line="360" w:lineRule="auto"/>
        <w:rPr>
          <w:rFonts w:ascii="Times New Roman" w:hAnsi="Times New Roman" w:cs="Times New Roman"/>
          <w:sz w:val="24"/>
          <w:szCs w:val="24"/>
        </w:rPr>
      </w:pPr>
      <w:r w:rsidRPr="00913C30">
        <w:rPr>
          <w:rFonts w:ascii="Times New Roman" w:hAnsi="Times New Roman" w:cs="Times New Roman"/>
          <w:sz w:val="24"/>
          <w:szCs w:val="24"/>
        </w:rPr>
        <w:t xml:space="preserve">Measured Values and Derived Relationship between </w:t>
      </w:r>
      <m:oMath>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m:t>
            </m:r>
          </m:e>
        </m:d>
      </m:oMath>
      <w:r w:rsidRPr="00913C30">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c</m:t>
            </m:r>
          </m:sub>
        </m:sSub>
        <m:d>
          <m:dPr>
            <m:ctrlPr>
              <w:rPr>
                <w:rFonts w:ascii="Cambria Math" w:hAnsi="Cambria Math" w:cs="Times New Roman"/>
                <w:sz w:val="24"/>
                <w:szCs w:val="24"/>
              </w:rPr>
            </m:ctrlPr>
          </m:dPr>
          <m:e>
            <m:r>
              <w:rPr>
                <w:rFonts w:ascii="Cambria Math" w:hAnsi="Cambria Math" w:cs="Times New Roman"/>
                <w:sz w:val="24"/>
                <w:szCs w:val="24"/>
              </w:rPr>
              <m:t>t</m:t>
            </m:r>
          </m:e>
        </m:d>
      </m:oMath>
    </w:p>
    <w:p w14:paraId="39E9FAEE" w14:textId="77777777" w:rsidR="00C0241B" w:rsidRPr="00913C30" w:rsidRDefault="00C0241B" w:rsidP="00C0241B">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For Pitch</w:t>
      </w:r>
      <w:r w:rsidRPr="00913C30">
        <w:rPr>
          <w:rFonts w:ascii="Times New Roman" w:hAnsi="Times New Roman" w:cs="Times New Roman"/>
          <w:sz w:val="24"/>
          <w:szCs w:val="24"/>
        </w:rPr>
        <w:t xml:space="preserve"> Potentiometer:</w:t>
      </w:r>
    </w:p>
    <w:p w14:paraId="604C5A92" w14:textId="77777777" w:rsidR="00C0241B" w:rsidRPr="00913C30" w:rsidRDefault="00C0241B" w:rsidP="00C0241B">
      <w:pPr>
        <w:pStyle w:val="ListParagraph"/>
        <w:numPr>
          <w:ilvl w:val="0"/>
          <w:numId w:val="48"/>
        </w:numPr>
        <w:suppressAutoHyphens/>
        <w:spacing w:line="360" w:lineRule="auto"/>
        <w:rPr>
          <w:rFonts w:ascii="Times New Roman" w:hAnsi="Times New Roman" w:cs="Times New Roman"/>
          <w:sz w:val="24"/>
          <w:szCs w:val="24"/>
        </w:rPr>
      </w:pPr>
      <w:r w:rsidRPr="00913C30">
        <w:rPr>
          <w:rFonts w:ascii="Times New Roman" w:hAnsi="Times New Roman" w:cs="Times New Roman"/>
          <w:sz w:val="24"/>
          <w:szCs w:val="24"/>
        </w:rPr>
        <w:t xml:space="preserve">Table of values </w:t>
      </w:r>
    </w:p>
    <w:p w14:paraId="6C3B7245" w14:textId="77777777" w:rsidR="00C0241B" w:rsidRPr="00913C30" w:rsidRDefault="00C0241B" w:rsidP="00C0241B">
      <w:pPr>
        <w:pStyle w:val="ListParagraph"/>
        <w:numPr>
          <w:ilvl w:val="0"/>
          <w:numId w:val="48"/>
        </w:numPr>
        <w:suppressAutoHyphens/>
        <w:spacing w:line="360" w:lineRule="auto"/>
        <w:rPr>
          <w:rFonts w:ascii="Times New Roman" w:hAnsi="Times New Roman" w:cs="Times New Roman"/>
          <w:sz w:val="24"/>
          <w:szCs w:val="24"/>
        </w:rPr>
      </w:pPr>
      <w:r w:rsidRPr="00913C30">
        <w:rPr>
          <w:rFonts w:ascii="Times New Roman" w:hAnsi="Times New Roman" w:cs="Times New Roman"/>
          <w:sz w:val="24"/>
          <w:szCs w:val="24"/>
        </w:rPr>
        <w:t xml:space="preserve">Graph of Theta </w:t>
      </w:r>
      <w:proofErr w:type="spellStart"/>
      <w:r w:rsidRPr="00913C30">
        <w:rPr>
          <w:rFonts w:ascii="Times New Roman" w:hAnsi="Times New Roman" w:cs="Times New Roman"/>
          <w:sz w:val="24"/>
          <w:szCs w:val="24"/>
        </w:rPr>
        <w:t>vs</w:t>
      </w:r>
      <w:proofErr w:type="spellEnd"/>
      <w:r w:rsidRPr="00913C30">
        <w:rPr>
          <w:rFonts w:ascii="Times New Roman" w:hAnsi="Times New Roman" w:cs="Times New Roman"/>
          <w:sz w:val="24"/>
          <w:szCs w:val="24"/>
        </w:rPr>
        <w:t xml:space="preserve"> ADC Expected and ADC Measured </w:t>
      </w:r>
    </w:p>
    <w:p w14:paraId="3F9BBC19" w14:textId="77777777" w:rsidR="00C0241B" w:rsidRDefault="00C0241B" w:rsidP="00C0241B">
      <w:pPr>
        <w:pStyle w:val="ListParagraph"/>
        <w:numPr>
          <w:ilvl w:val="0"/>
          <w:numId w:val="48"/>
        </w:numPr>
        <w:spacing w:after="240" w:line="360" w:lineRule="auto"/>
        <w:rPr>
          <w:rFonts w:ascii="Times New Roman" w:hAnsi="Times New Roman" w:cs="Times New Roman"/>
          <w:sz w:val="24"/>
          <w:szCs w:val="24"/>
        </w:rPr>
      </w:pPr>
      <w:r w:rsidRPr="59BE1090">
        <w:rPr>
          <w:rFonts w:ascii="Times New Roman" w:hAnsi="Times New Roman" w:cs="Times New Roman"/>
          <w:sz w:val="24"/>
          <w:szCs w:val="24"/>
        </w:rPr>
        <w:t xml:space="preserve">Graph of Theta </w:t>
      </w:r>
      <w:proofErr w:type="spellStart"/>
      <w:r w:rsidRPr="59BE1090">
        <w:rPr>
          <w:rFonts w:ascii="Times New Roman" w:hAnsi="Times New Roman" w:cs="Times New Roman"/>
          <w:sz w:val="24"/>
          <w:szCs w:val="24"/>
        </w:rPr>
        <w:t>vs</w:t>
      </w:r>
      <w:proofErr w:type="spellEnd"/>
      <w:r w:rsidRPr="59BE1090">
        <w:rPr>
          <w:rFonts w:ascii="Times New Roman" w:hAnsi="Times New Roman" w:cs="Times New Roman"/>
          <w:sz w:val="24"/>
          <w:szCs w:val="24"/>
        </w:rPr>
        <w:t xml:space="preserve"> Voltage</w:t>
      </w:r>
    </w:p>
    <w:p w14:paraId="09292EC2" w14:textId="77777777" w:rsidR="00695FEA" w:rsidRPr="00695FEA" w:rsidRDefault="00695FEA" w:rsidP="00695FEA">
      <w:pPr>
        <w:spacing w:after="0" w:line="360" w:lineRule="auto"/>
        <w:rPr>
          <w:rStyle w:val="eop"/>
          <w:rFonts w:ascii="Times New Roman" w:hAnsi="Times New Roman" w:cs="Times New Roman"/>
          <w:color w:val="000000"/>
          <w:sz w:val="24"/>
          <w:shd w:val="clear" w:color="auto" w:fill="FFFFFF"/>
        </w:rPr>
      </w:pPr>
      <w:r w:rsidRPr="00695FEA">
        <w:rPr>
          <w:rStyle w:val="normaltextrun"/>
          <w:rFonts w:ascii="Times New Roman" w:hAnsi="Times New Roman" w:cs="Times New Roman"/>
          <w:sz w:val="24"/>
          <w:shd w:val="clear" w:color="auto" w:fill="FFFFFF"/>
        </w:rPr>
        <w:t xml:space="preserve">We also used MPU-9250 which is a 9-axis Inertial Measurement Unit. For Pitch we use the sensor reading </w:t>
      </w:r>
      <w:bookmarkStart w:id="10" w:name="_GoBack"/>
      <w:bookmarkEnd w:id="10"/>
      <w:r w:rsidRPr="00695FEA">
        <w:rPr>
          <w:rStyle w:val="normaltextrun"/>
          <w:rFonts w:ascii="Times New Roman" w:hAnsi="Times New Roman" w:cs="Times New Roman"/>
          <w:sz w:val="24"/>
          <w:shd w:val="clear" w:color="auto" w:fill="FFFFFF"/>
        </w:rPr>
        <w:t>of Y-axis Gyroscope angular velocity and X-axis, Z-axis accelerometer values with respect to gravity. The angular displacement, although precise, has drift because of the lack of reference and the angular position being the integral of the sensed reading. The accelerometer on the other hand gives a very accurate value but has noise being in reference to gravity and having the positional displacement also affecting the angular displacement obtained. We fuse both the values of accelerometer and gyroscope to obtain a precise and accurate reading of the pitch and yaw angle. First trying a simple complementary filter, we settled with a </w:t>
      </w:r>
      <w:proofErr w:type="spellStart"/>
      <w:r w:rsidRPr="00695FEA">
        <w:rPr>
          <w:rStyle w:val="normaltextrun"/>
          <w:rFonts w:ascii="Times New Roman" w:hAnsi="Times New Roman" w:cs="Times New Roman"/>
          <w:sz w:val="24"/>
          <w:shd w:val="clear" w:color="auto" w:fill="FFFFFF"/>
        </w:rPr>
        <w:t>Kalmaan</w:t>
      </w:r>
      <w:proofErr w:type="spellEnd"/>
      <w:r w:rsidRPr="00695FEA">
        <w:rPr>
          <w:rStyle w:val="normaltextrun"/>
          <w:rFonts w:ascii="Times New Roman" w:hAnsi="Times New Roman" w:cs="Times New Roman"/>
          <w:sz w:val="24"/>
          <w:shd w:val="clear" w:color="auto" w:fill="FFFFFF"/>
        </w:rPr>
        <w:t> implementation for sensor fusion which gave us the sensor readings with an accuracy of ±0.5°.</w:t>
      </w:r>
      <w:r w:rsidRPr="00695FEA">
        <w:rPr>
          <w:rStyle w:val="eop"/>
          <w:rFonts w:ascii="Times New Roman" w:hAnsi="Times New Roman" w:cs="Times New Roman"/>
          <w:color w:val="000000"/>
          <w:sz w:val="24"/>
          <w:shd w:val="clear" w:color="auto" w:fill="FFFFFF"/>
        </w:rPr>
        <w:t> </w:t>
      </w:r>
    </w:p>
    <w:p w14:paraId="44101FBD" w14:textId="1B11F317" w:rsidR="00C0241B" w:rsidRPr="00F11FD6" w:rsidRDefault="00C0241B" w:rsidP="00695FEA">
      <w:pPr>
        <w:pStyle w:val="ListParagraph"/>
        <w:numPr>
          <w:ilvl w:val="0"/>
          <w:numId w:val="42"/>
        </w:numPr>
        <w:spacing w:after="0" w:line="360" w:lineRule="auto"/>
        <w:rPr>
          <w:rFonts w:ascii="Times New Roman" w:eastAsia="Times New Roman" w:hAnsi="Times New Roman" w:cs="Times New Roman"/>
          <w:bCs/>
          <w:color w:val="000000" w:themeColor="text1"/>
          <w:sz w:val="24"/>
          <w:szCs w:val="28"/>
        </w:rPr>
      </w:pPr>
      <w:r w:rsidRPr="00F11FD6">
        <w:rPr>
          <w:rFonts w:ascii="Times New Roman" w:eastAsia="Times New Roman" w:hAnsi="Times New Roman" w:cs="Times New Roman"/>
          <w:bCs/>
          <w:color w:val="000000" w:themeColor="text1"/>
          <w:sz w:val="24"/>
          <w:szCs w:val="28"/>
        </w:rPr>
        <w:t xml:space="preserve">Process of </w:t>
      </w:r>
      <w:r w:rsidR="00F11FD6">
        <w:rPr>
          <w:rFonts w:ascii="Times New Roman" w:eastAsia="Times New Roman" w:hAnsi="Times New Roman" w:cs="Times New Roman"/>
          <w:bCs/>
          <w:color w:val="000000" w:themeColor="text1"/>
          <w:sz w:val="24"/>
          <w:szCs w:val="28"/>
        </w:rPr>
        <w:t>Plant Design and Fabrication</w:t>
      </w:r>
    </w:p>
    <w:p w14:paraId="399E6EFA" w14:textId="77777777" w:rsidR="00C0241B" w:rsidRPr="003A6DCC" w:rsidRDefault="00C0241B" w:rsidP="00C0241B">
      <w:pPr>
        <w:spacing w:after="0" w:line="360" w:lineRule="auto"/>
        <w:rPr>
          <w:rFonts w:ascii="Times New Roman" w:eastAsia="Times New Roman" w:hAnsi="Times New Roman" w:cs="Times New Roman"/>
          <w:color w:val="000000" w:themeColor="text1"/>
          <w:sz w:val="24"/>
          <w:szCs w:val="24"/>
        </w:rPr>
      </w:pPr>
    </w:p>
    <w:p w14:paraId="0E143415" w14:textId="77777777" w:rsidR="00C0241B" w:rsidRPr="00C325A6" w:rsidRDefault="00C0241B" w:rsidP="00C0241B">
      <w:pPr>
        <w:spacing w:after="0" w:line="360" w:lineRule="auto"/>
        <w:rPr>
          <w:rFonts w:asciiTheme="majorBidi" w:eastAsia="Times New Roman" w:hAnsiTheme="majorBidi" w:cstheme="majorBidi"/>
          <w:color w:val="000000" w:themeColor="text1"/>
          <w:sz w:val="24"/>
          <w:szCs w:val="24"/>
        </w:rPr>
      </w:pPr>
      <w:r w:rsidRPr="00C325A6">
        <w:rPr>
          <w:rFonts w:asciiTheme="majorBidi" w:eastAsia="Times New Roman" w:hAnsiTheme="majorBidi" w:cstheme="majorBidi"/>
          <w:color w:val="000000" w:themeColor="text1"/>
          <w:sz w:val="24"/>
          <w:szCs w:val="24"/>
        </w:rPr>
        <w:t>The plant was designed keeping the following constraints in mind:</w:t>
      </w:r>
    </w:p>
    <w:p w14:paraId="381EB324" w14:textId="77777777" w:rsidR="00C0241B" w:rsidRPr="00C325A6" w:rsidRDefault="00C0241B" w:rsidP="00C0241B">
      <w:pPr>
        <w:spacing w:after="0" w:line="360" w:lineRule="auto"/>
        <w:rPr>
          <w:rFonts w:asciiTheme="majorBidi" w:eastAsia="Times New Roman" w:hAnsiTheme="majorBidi" w:cstheme="majorBidi"/>
          <w:color w:val="000000" w:themeColor="text1"/>
          <w:sz w:val="24"/>
          <w:szCs w:val="24"/>
        </w:rPr>
      </w:pPr>
    </w:p>
    <w:p w14:paraId="0CCB37AF" w14:textId="77777777" w:rsidR="00C0241B" w:rsidRPr="00C325A6" w:rsidRDefault="00C0241B" w:rsidP="00C0241B">
      <w:pPr>
        <w:pStyle w:val="ListParagraph"/>
        <w:numPr>
          <w:ilvl w:val="0"/>
          <w:numId w:val="51"/>
        </w:numPr>
        <w:spacing w:after="0" w:line="360" w:lineRule="auto"/>
        <w:rPr>
          <w:rFonts w:asciiTheme="majorBidi" w:eastAsia="Times New Roman" w:hAnsiTheme="majorBidi" w:cstheme="majorBidi"/>
          <w:color w:val="000000" w:themeColor="text1"/>
          <w:sz w:val="24"/>
          <w:szCs w:val="24"/>
        </w:rPr>
      </w:pPr>
      <w:r w:rsidRPr="00C325A6">
        <w:rPr>
          <w:rFonts w:asciiTheme="majorBidi" w:eastAsia="Times New Roman" w:hAnsiTheme="majorBidi" w:cstheme="majorBidi"/>
          <w:color w:val="000000" w:themeColor="text1"/>
          <w:sz w:val="24"/>
          <w:szCs w:val="24"/>
        </w:rPr>
        <w:t>Bearings should be used wherever applicable to ensure friction forces are minimum.</w:t>
      </w:r>
    </w:p>
    <w:p w14:paraId="6B23F29D" w14:textId="77777777" w:rsidR="00C0241B" w:rsidRPr="00C325A6" w:rsidRDefault="00C0241B" w:rsidP="00C0241B">
      <w:pPr>
        <w:pStyle w:val="ListParagraph"/>
        <w:numPr>
          <w:ilvl w:val="0"/>
          <w:numId w:val="51"/>
        </w:numPr>
        <w:spacing w:after="0" w:line="360" w:lineRule="auto"/>
        <w:rPr>
          <w:rFonts w:asciiTheme="majorBidi" w:eastAsia="Times New Roman" w:hAnsiTheme="majorBidi" w:cstheme="majorBidi"/>
          <w:color w:val="000000" w:themeColor="text1"/>
          <w:sz w:val="24"/>
          <w:szCs w:val="24"/>
        </w:rPr>
      </w:pPr>
      <w:r w:rsidRPr="00C325A6">
        <w:rPr>
          <w:rFonts w:asciiTheme="majorBidi" w:eastAsia="Times New Roman" w:hAnsiTheme="majorBidi" w:cstheme="majorBidi"/>
          <w:color w:val="000000" w:themeColor="text1"/>
          <w:sz w:val="24"/>
          <w:szCs w:val="24"/>
        </w:rPr>
        <w:lastRenderedPageBreak/>
        <w:t>Yaw rotation should ideally be free from wire entanglement to allow greater number of turns for angle correction.</w:t>
      </w:r>
    </w:p>
    <w:p w14:paraId="5D1F5A28" w14:textId="77777777" w:rsidR="00C0241B" w:rsidRPr="00C325A6" w:rsidRDefault="00C0241B" w:rsidP="00C0241B">
      <w:pPr>
        <w:pStyle w:val="ListParagraph"/>
        <w:numPr>
          <w:ilvl w:val="0"/>
          <w:numId w:val="51"/>
        </w:numPr>
        <w:spacing w:after="0" w:line="360" w:lineRule="auto"/>
        <w:rPr>
          <w:rFonts w:asciiTheme="majorBidi" w:eastAsia="Times New Roman" w:hAnsiTheme="majorBidi" w:cstheme="majorBidi"/>
          <w:color w:val="000000" w:themeColor="text1"/>
          <w:sz w:val="24"/>
          <w:szCs w:val="24"/>
        </w:rPr>
      </w:pPr>
      <w:r w:rsidRPr="00C325A6">
        <w:rPr>
          <w:rFonts w:asciiTheme="majorBidi" w:eastAsia="Times New Roman" w:hAnsiTheme="majorBidi" w:cstheme="majorBidi"/>
          <w:color w:val="000000" w:themeColor="text1"/>
          <w:sz w:val="24"/>
          <w:szCs w:val="24"/>
        </w:rPr>
        <w:t>Actuator motor angles should be adjustable to convert plant from having 1-axis to 2-axis freedom of movement.</w:t>
      </w:r>
    </w:p>
    <w:p w14:paraId="16D2AABE" w14:textId="77777777" w:rsidR="00C0241B" w:rsidRPr="00C325A6" w:rsidRDefault="00C0241B" w:rsidP="00C0241B">
      <w:pPr>
        <w:spacing w:after="0" w:line="360" w:lineRule="auto"/>
        <w:rPr>
          <w:rFonts w:asciiTheme="majorBidi" w:eastAsia="Times New Roman" w:hAnsiTheme="majorBidi" w:cstheme="majorBidi"/>
          <w:color w:val="000000" w:themeColor="text1"/>
          <w:sz w:val="24"/>
          <w:szCs w:val="24"/>
        </w:rPr>
      </w:pPr>
    </w:p>
    <w:p w14:paraId="2AECF851" w14:textId="77777777" w:rsidR="00C0241B" w:rsidRPr="00C325A6" w:rsidRDefault="00C0241B" w:rsidP="00C0241B">
      <w:pPr>
        <w:spacing w:after="0" w:line="360" w:lineRule="auto"/>
        <w:rPr>
          <w:rFonts w:asciiTheme="majorBidi" w:eastAsia="Times New Roman" w:hAnsiTheme="majorBidi" w:cstheme="majorBidi"/>
          <w:color w:val="000000" w:themeColor="text1"/>
          <w:sz w:val="24"/>
          <w:szCs w:val="24"/>
        </w:rPr>
      </w:pPr>
      <w:r w:rsidRPr="00C325A6">
        <w:rPr>
          <w:rFonts w:asciiTheme="majorBidi" w:eastAsia="Times New Roman" w:hAnsiTheme="majorBidi" w:cstheme="majorBidi"/>
          <w:color w:val="000000" w:themeColor="text1"/>
          <w:sz w:val="24"/>
          <w:szCs w:val="24"/>
        </w:rPr>
        <w:t xml:space="preserve">The plant was first designed on a CAD program named PTC </w:t>
      </w:r>
      <w:proofErr w:type="spellStart"/>
      <w:r w:rsidRPr="00C325A6">
        <w:rPr>
          <w:rFonts w:asciiTheme="majorBidi" w:eastAsia="Times New Roman" w:hAnsiTheme="majorBidi" w:cstheme="majorBidi"/>
          <w:color w:val="000000" w:themeColor="text1"/>
          <w:sz w:val="24"/>
          <w:szCs w:val="24"/>
        </w:rPr>
        <w:t>Creo</w:t>
      </w:r>
      <w:proofErr w:type="spellEnd"/>
      <w:r w:rsidRPr="00C325A6">
        <w:rPr>
          <w:rFonts w:asciiTheme="majorBidi" w:eastAsia="Times New Roman" w:hAnsiTheme="majorBidi" w:cstheme="majorBidi"/>
          <w:color w:val="000000" w:themeColor="text1"/>
          <w:sz w:val="24"/>
          <w:szCs w:val="24"/>
        </w:rPr>
        <w:t xml:space="preserve"> following the reference images collected from various online sources and research papers.</w:t>
      </w:r>
    </w:p>
    <w:p w14:paraId="5FFF053B" w14:textId="77777777" w:rsidR="00C0241B" w:rsidRPr="00C325A6" w:rsidRDefault="00C0241B" w:rsidP="00C0241B">
      <w:pPr>
        <w:spacing w:after="0" w:line="360" w:lineRule="auto"/>
        <w:jc w:val="center"/>
        <w:rPr>
          <w:rFonts w:asciiTheme="majorBidi" w:eastAsia="Times New Roman" w:hAnsiTheme="majorBidi" w:cstheme="majorBidi"/>
          <w:color w:val="000000" w:themeColor="text1"/>
          <w:sz w:val="24"/>
          <w:szCs w:val="24"/>
        </w:rPr>
      </w:pPr>
      <w:r w:rsidRPr="00C325A6">
        <w:rPr>
          <w:rFonts w:asciiTheme="majorBidi" w:eastAsia="Times New Roman" w:hAnsiTheme="majorBidi" w:cstheme="majorBidi"/>
          <w:noProof/>
          <w:color w:val="000000" w:themeColor="text1"/>
          <w:sz w:val="24"/>
          <w:szCs w:val="24"/>
        </w:rPr>
        <w:drawing>
          <wp:inline distT="0" distB="0" distL="0" distR="0" wp14:anchorId="61B439EA" wp14:editId="5A1EBE7E">
            <wp:extent cx="5126819" cy="24629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t="5345" b="5345"/>
                    <a:stretch>
                      <a:fillRect/>
                    </a:stretch>
                  </pic:blipFill>
                  <pic:spPr bwMode="auto">
                    <a:xfrm>
                      <a:off x="0" y="0"/>
                      <a:ext cx="5126819" cy="2462969"/>
                    </a:xfrm>
                    <a:prstGeom prst="rect">
                      <a:avLst/>
                    </a:prstGeom>
                    <a:noFill/>
                    <a:ln>
                      <a:noFill/>
                    </a:ln>
                    <a:extLst>
                      <a:ext uri="{53640926-AAD7-44D8-BBD7-CCE9431645EC}">
                        <a14:shadowObscured xmlns:a14="http://schemas.microsoft.com/office/drawing/2010/main"/>
                      </a:ext>
                    </a:extLst>
                  </pic:spPr>
                </pic:pic>
              </a:graphicData>
            </a:graphic>
          </wp:inline>
        </w:drawing>
      </w:r>
    </w:p>
    <w:p w14:paraId="55787F0D" w14:textId="77777777" w:rsidR="00C0241B" w:rsidRPr="00C325A6" w:rsidRDefault="00C0241B" w:rsidP="00C0241B">
      <w:pPr>
        <w:spacing w:after="0" w:line="360" w:lineRule="auto"/>
        <w:rPr>
          <w:rFonts w:asciiTheme="majorBidi" w:eastAsia="Times New Roman" w:hAnsiTheme="majorBidi" w:cstheme="majorBidi"/>
          <w:color w:val="000000" w:themeColor="text1"/>
          <w:sz w:val="24"/>
          <w:szCs w:val="24"/>
        </w:rPr>
      </w:pPr>
    </w:p>
    <w:p w14:paraId="0AAEEEAB" w14:textId="77777777" w:rsidR="00C0241B" w:rsidRPr="00C325A6" w:rsidRDefault="00C0241B" w:rsidP="00C0241B">
      <w:pPr>
        <w:spacing w:after="0" w:line="360" w:lineRule="auto"/>
        <w:rPr>
          <w:rFonts w:asciiTheme="majorBidi" w:eastAsia="Times New Roman" w:hAnsiTheme="majorBidi" w:cstheme="majorBidi"/>
          <w:color w:val="000000" w:themeColor="text1"/>
          <w:sz w:val="24"/>
          <w:szCs w:val="24"/>
        </w:rPr>
      </w:pPr>
      <w:r w:rsidRPr="00C325A6">
        <w:rPr>
          <w:rFonts w:asciiTheme="majorBidi" w:eastAsia="Times New Roman" w:hAnsiTheme="majorBidi" w:cstheme="majorBidi"/>
          <w:color w:val="000000" w:themeColor="text1"/>
          <w:sz w:val="24"/>
          <w:szCs w:val="24"/>
        </w:rPr>
        <w:t>The design initially included several 3D printed parts but was later modified to only use a single 3D printed part called the hub. The hub connects the beam and the main pillar together allowing 2 axis of movement. The rest of the mechanism has been fabricated using different hardware techniques.</w:t>
      </w:r>
    </w:p>
    <w:p w14:paraId="7406BA89" w14:textId="77777777" w:rsidR="00C0241B" w:rsidRPr="00C325A6" w:rsidRDefault="00C0241B" w:rsidP="00C0241B">
      <w:pPr>
        <w:spacing w:after="0" w:line="360" w:lineRule="auto"/>
        <w:jc w:val="center"/>
        <w:rPr>
          <w:rFonts w:asciiTheme="majorBidi" w:hAnsiTheme="majorBidi" w:cstheme="majorBidi"/>
          <w:sz w:val="24"/>
          <w:szCs w:val="24"/>
        </w:rPr>
      </w:pPr>
    </w:p>
    <w:p w14:paraId="412EFE40" w14:textId="77777777" w:rsidR="00C0241B" w:rsidRPr="00C325A6" w:rsidRDefault="00C0241B" w:rsidP="00C0241B">
      <w:pPr>
        <w:spacing w:after="0" w:line="360" w:lineRule="auto"/>
        <w:jc w:val="center"/>
        <w:rPr>
          <w:rFonts w:asciiTheme="majorBidi" w:hAnsiTheme="majorBidi" w:cstheme="majorBidi"/>
          <w:sz w:val="24"/>
          <w:szCs w:val="24"/>
        </w:rPr>
      </w:pPr>
      <w:r w:rsidRPr="00C325A6">
        <w:rPr>
          <w:rFonts w:asciiTheme="majorBidi" w:hAnsiTheme="majorBidi" w:cstheme="majorBidi"/>
          <w:noProof/>
          <w:sz w:val="24"/>
          <w:szCs w:val="24"/>
        </w:rPr>
        <w:lastRenderedPageBreak/>
        <w:drawing>
          <wp:inline distT="0" distB="0" distL="0" distR="0" wp14:anchorId="687EC49C" wp14:editId="62497088">
            <wp:extent cx="2265321" cy="2560320"/>
            <wp:effectExtent l="0" t="0" r="1905" b="0"/>
            <wp:docPr id="743298574" name="Picture 743298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98574" name="Picture 743298574"/>
                    <pic:cNvPicPr/>
                  </pic:nvPicPr>
                  <pic:blipFill rotWithShape="1">
                    <a:blip r:embed="rId18" cstate="print">
                      <a:extLst>
                        <a:ext uri="{28A0092B-C50C-407E-A947-70E740481C1C}">
                          <a14:useLocalDpi xmlns:a14="http://schemas.microsoft.com/office/drawing/2010/main" val="0"/>
                        </a:ext>
                      </a:extLst>
                    </a:blip>
                    <a:srcRect l="-646" t="10556" r="646" b="25978"/>
                    <a:stretch/>
                  </pic:blipFill>
                  <pic:spPr bwMode="auto">
                    <a:xfrm>
                      <a:off x="0" y="0"/>
                      <a:ext cx="2266066" cy="2561162"/>
                    </a:xfrm>
                    <a:prstGeom prst="rect">
                      <a:avLst/>
                    </a:prstGeom>
                    <a:ln>
                      <a:noFill/>
                    </a:ln>
                    <a:extLst>
                      <a:ext uri="{53640926-AAD7-44D8-BBD7-CCE9431645EC}">
                        <a14:shadowObscured xmlns:a14="http://schemas.microsoft.com/office/drawing/2010/main"/>
                      </a:ext>
                    </a:extLst>
                  </pic:spPr>
                </pic:pic>
              </a:graphicData>
            </a:graphic>
          </wp:inline>
        </w:drawing>
      </w:r>
      <w:r w:rsidRPr="00C325A6">
        <w:rPr>
          <w:rFonts w:asciiTheme="majorBidi" w:hAnsiTheme="majorBidi" w:cstheme="majorBidi"/>
          <w:noProof/>
          <w:sz w:val="24"/>
          <w:szCs w:val="24"/>
        </w:rPr>
        <w:drawing>
          <wp:inline distT="0" distB="0" distL="0" distR="0" wp14:anchorId="366F05C5" wp14:editId="5C3D33C7">
            <wp:extent cx="3620135" cy="256742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23490" name="Picture 784323490"/>
                    <pic:cNvPicPr/>
                  </pic:nvPicPr>
                  <pic:blipFill rotWithShape="1">
                    <a:blip r:embed="rId19" cstate="print">
                      <a:extLst>
                        <a:ext uri="{28A0092B-C50C-407E-A947-70E740481C1C}">
                          <a14:useLocalDpi xmlns:a14="http://schemas.microsoft.com/office/drawing/2010/main" val="0"/>
                        </a:ext>
                      </a:extLst>
                    </a:blip>
                    <a:srcRect t="3867" b="1573"/>
                    <a:stretch/>
                  </pic:blipFill>
                  <pic:spPr bwMode="auto">
                    <a:xfrm>
                      <a:off x="0" y="0"/>
                      <a:ext cx="3623900" cy="2570095"/>
                    </a:xfrm>
                    <a:prstGeom prst="rect">
                      <a:avLst/>
                    </a:prstGeom>
                    <a:ln>
                      <a:noFill/>
                    </a:ln>
                    <a:extLst>
                      <a:ext uri="{53640926-AAD7-44D8-BBD7-CCE9431645EC}">
                        <a14:shadowObscured xmlns:a14="http://schemas.microsoft.com/office/drawing/2010/main"/>
                      </a:ext>
                    </a:extLst>
                  </pic:spPr>
                </pic:pic>
              </a:graphicData>
            </a:graphic>
          </wp:inline>
        </w:drawing>
      </w:r>
    </w:p>
    <w:p w14:paraId="42DCA70E" w14:textId="77777777" w:rsidR="00C0241B" w:rsidRPr="00C325A6" w:rsidRDefault="00C0241B" w:rsidP="00C0241B">
      <w:pPr>
        <w:spacing w:after="0" w:line="360" w:lineRule="auto"/>
        <w:rPr>
          <w:rFonts w:asciiTheme="majorBidi" w:hAnsiTheme="majorBidi" w:cstheme="majorBidi"/>
          <w:sz w:val="24"/>
          <w:szCs w:val="24"/>
        </w:rPr>
      </w:pPr>
    </w:p>
    <w:p w14:paraId="26019AB4" w14:textId="77777777" w:rsidR="00C0241B" w:rsidRPr="00C325A6" w:rsidRDefault="00C0241B" w:rsidP="00C0241B">
      <w:pPr>
        <w:spacing w:after="0" w:line="360" w:lineRule="auto"/>
        <w:rPr>
          <w:rFonts w:asciiTheme="majorBidi" w:hAnsiTheme="majorBidi" w:cstheme="majorBidi"/>
          <w:sz w:val="24"/>
          <w:szCs w:val="24"/>
        </w:rPr>
      </w:pPr>
      <w:r w:rsidRPr="00C325A6">
        <w:rPr>
          <w:rFonts w:asciiTheme="majorBidi" w:hAnsiTheme="majorBidi" w:cstheme="majorBidi"/>
          <w:sz w:val="24"/>
          <w:szCs w:val="24"/>
        </w:rPr>
        <w:t>The beam is connected to the hub with an 8mm axle that attaches to the hub through 2 ball bearings to reduce rotational friction in the pitch axis. The motor wires travel through the acrylic tubing beam and exit through a center hole in the bottom of the hub.</w:t>
      </w:r>
    </w:p>
    <w:p w14:paraId="2698C455" w14:textId="77777777" w:rsidR="00C0241B" w:rsidRPr="00C325A6" w:rsidRDefault="00C0241B" w:rsidP="00C0241B">
      <w:pPr>
        <w:spacing w:after="0" w:line="360" w:lineRule="auto"/>
        <w:jc w:val="center"/>
        <w:rPr>
          <w:rFonts w:asciiTheme="majorBidi" w:hAnsiTheme="majorBidi" w:cstheme="majorBidi"/>
          <w:sz w:val="24"/>
          <w:szCs w:val="24"/>
        </w:rPr>
      </w:pPr>
    </w:p>
    <w:p w14:paraId="4DB0BBA8" w14:textId="77777777" w:rsidR="00C0241B" w:rsidRPr="00C325A6" w:rsidRDefault="00C0241B" w:rsidP="00C0241B">
      <w:pPr>
        <w:spacing w:after="0" w:line="360" w:lineRule="auto"/>
        <w:jc w:val="center"/>
        <w:rPr>
          <w:rFonts w:asciiTheme="majorBidi" w:hAnsiTheme="majorBidi" w:cstheme="majorBidi"/>
          <w:sz w:val="24"/>
          <w:szCs w:val="24"/>
        </w:rPr>
      </w:pPr>
      <w:r w:rsidRPr="00C325A6">
        <w:rPr>
          <w:rFonts w:asciiTheme="majorBidi" w:hAnsiTheme="majorBidi" w:cstheme="majorBidi"/>
          <w:noProof/>
          <w:sz w:val="24"/>
          <w:szCs w:val="24"/>
        </w:rPr>
        <w:drawing>
          <wp:inline distT="0" distB="0" distL="0" distR="0" wp14:anchorId="32F831A2" wp14:editId="7694F39B">
            <wp:extent cx="2415396" cy="2296766"/>
            <wp:effectExtent l="0" t="0" r="4445" b="8890"/>
            <wp:docPr id="741389519" name="Picture 74138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89519" name="Picture 741389519"/>
                    <pic:cNvPicPr/>
                  </pic:nvPicPr>
                  <pic:blipFill rotWithShape="1">
                    <a:blip r:embed="rId20" cstate="print">
                      <a:extLst>
                        <a:ext uri="{28A0092B-C50C-407E-A947-70E740481C1C}">
                          <a14:useLocalDpi xmlns:a14="http://schemas.microsoft.com/office/drawing/2010/main" val="0"/>
                        </a:ext>
                      </a:extLst>
                    </a:blip>
                    <a:srcRect l="-3" t="8333" r="3" b="20351"/>
                    <a:stretch/>
                  </pic:blipFill>
                  <pic:spPr bwMode="auto">
                    <a:xfrm>
                      <a:off x="0" y="0"/>
                      <a:ext cx="2422917" cy="2303918"/>
                    </a:xfrm>
                    <a:prstGeom prst="rect">
                      <a:avLst/>
                    </a:prstGeom>
                    <a:ln>
                      <a:noFill/>
                    </a:ln>
                    <a:extLst>
                      <a:ext uri="{53640926-AAD7-44D8-BBD7-CCE9431645EC}">
                        <a14:shadowObscured xmlns:a14="http://schemas.microsoft.com/office/drawing/2010/main"/>
                      </a:ext>
                    </a:extLst>
                  </pic:spPr>
                </pic:pic>
              </a:graphicData>
            </a:graphic>
          </wp:inline>
        </w:drawing>
      </w:r>
      <w:r w:rsidRPr="00C325A6">
        <w:rPr>
          <w:rFonts w:asciiTheme="majorBidi" w:hAnsiTheme="majorBidi" w:cstheme="majorBidi"/>
          <w:noProof/>
          <w:sz w:val="24"/>
          <w:szCs w:val="24"/>
        </w:rPr>
        <w:drawing>
          <wp:inline distT="0" distB="0" distL="0" distR="0" wp14:anchorId="4B5286C1" wp14:editId="38088749">
            <wp:extent cx="2303253" cy="2287699"/>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6811" r="4711" b="20044"/>
                    <a:stretch/>
                  </pic:blipFill>
                  <pic:spPr bwMode="auto">
                    <a:xfrm>
                      <a:off x="0" y="0"/>
                      <a:ext cx="2322215" cy="2306533"/>
                    </a:xfrm>
                    <a:prstGeom prst="rect">
                      <a:avLst/>
                    </a:prstGeom>
                    <a:noFill/>
                    <a:ln>
                      <a:noFill/>
                    </a:ln>
                    <a:extLst>
                      <a:ext uri="{53640926-AAD7-44D8-BBD7-CCE9431645EC}">
                        <a14:shadowObscured xmlns:a14="http://schemas.microsoft.com/office/drawing/2010/main"/>
                      </a:ext>
                    </a:extLst>
                  </pic:spPr>
                </pic:pic>
              </a:graphicData>
            </a:graphic>
          </wp:inline>
        </w:drawing>
      </w:r>
    </w:p>
    <w:p w14:paraId="101C0083" w14:textId="77777777" w:rsidR="00C0241B" w:rsidRPr="00C325A6" w:rsidRDefault="00C0241B" w:rsidP="00C0241B">
      <w:pPr>
        <w:spacing w:after="0" w:line="360" w:lineRule="auto"/>
        <w:rPr>
          <w:rFonts w:asciiTheme="majorBidi" w:hAnsiTheme="majorBidi" w:cstheme="majorBidi"/>
          <w:sz w:val="24"/>
          <w:szCs w:val="24"/>
        </w:rPr>
      </w:pPr>
    </w:p>
    <w:p w14:paraId="1D4C6B52" w14:textId="77777777" w:rsidR="00C0241B" w:rsidRPr="00C325A6" w:rsidRDefault="00C0241B" w:rsidP="00C0241B">
      <w:pPr>
        <w:spacing w:after="0" w:line="360" w:lineRule="auto"/>
        <w:rPr>
          <w:rFonts w:asciiTheme="majorBidi" w:hAnsiTheme="majorBidi" w:cstheme="majorBidi"/>
          <w:sz w:val="24"/>
          <w:szCs w:val="24"/>
        </w:rPr>
      </w:pPr>
      <w:r w:rsidRPr="00C325A6">
        <w:rPr>
          <w:rFonts w:asciiTheme="majorBidi" w:hAnsiTheme="majorBidi" w:cstheme="majorBidi"/>
          <w:sz w:val="24"/>
          <w:szCs w:val="24"/>
        </w:rPr>
        <w:t>The hub is attached to the main pillar with a bigger ball bearing with an attached gear. The inner rim of the bearing is attached to the main pillar through a wooden mount. A smaller hole in the center of the wooden mount allows all of the sensor and motor wires from the hub to pass through to the main pillar. This keeps the wires from getting entangled due to rotation in yaw axis.</w:t>
      </w:r>
    </w:p>
    <w:p w14:paraId="17BDF871" w14:textId="77777777" w:rsidR="00C0241B" w:rsidRPr="00C325A6" w:rsidRDefault="00C0241B" w:rsidP="00C0241B">
      <w:pPr>
        <w:spacing w:after="0" w:line="360" w:lineRule="auto"/>
        <w:jc w:val="center"/>
        <w:rPr>
          <w:rFonts w:asciiTheme="majorBidi" w:hAnsiTheme="majorBidi" w:cstheme="majorBidi"/>
          <w:sz w:val="24"/>
          <w:szCs w:val="24"/>
        </w:rPr>
      </w:pPr>
      <w:r w:rsidRPr="00C325A6">
        <w:rPr>
          <w:rFonts w:asciiTheme="majorBidi" w:hAnsiTheme="majorBidi" w:cstheme="majorBidi"/>
          <w:noProof/>
          <w:sz w:val="24"/>
          <w:szCs w:val="24"/>
        </w:rPr>
        <w:lastRenderedPageBreak/>
        <w:drawing>
          <wp:inline distT="0" distB="0" distL="0" distR="0" wp14:anchorId="3A3AC7F2" wp14:editId="7C15733D">
            <wp:extent cx="4784058" cy="252754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21165" b="8149"/>
                    <a:stretch/>
                  </pic:blipFill>
                  <pic:spPr bwMode="auto">
                    <a:xfrm>
                      <a:off x="0" y="0"/>
                      <a:ext cx="4806435" cy="2539362"/>
                    </a:xfrm>
                    <a:prstGeom prst="rect">
                      <a:avLst/>
                    </a:prstGeom>
                    <a:noFill/>
                    <a:ln>
                      <a:noFill/>
                    </a:ln>
                    <a:extLst>
                      <a:ext uri="{53640926-AAD7-44D8-BBD7-CCE9431645EC}">
                        <a14:shadowObscured xmlns:a14="http://schemas.microsoft.com/office/drawing/2010/main"/>
                      </a:ext>
                    </a:extLst>
                  </pic:spPr>
                </pic:pic>
              </a:graphicData>
            </a:graphic>
          </wp:inline>
        </w:drawing>
      </w:r>
    </w:p>
    <w:p w14:paraId="6DF0BDBF" w14:textId="77777777" w:rsidR="00C0241B" w:rsidRPr="00C325A6" w:rsidRDefault="00C0241B" w:rsidP="00C0241B">
      <w:pPr>
        <w:spacing w:after="0" w:line="360" w:lineRule="auto"/>
        <w:jc w:val="center"/>
        <w:rPr>
          <w:rFonts w:asciiTheme="majorBidi" w:hAnsiTheme="majorBidi" w:cstheme="majorBidi"/>
          <w:sz w:val="24"/>
          <w:szCs w:val="24"/>
        </w:rPr>
      </w:pPr>
    </w:p>
    <w:p w14:paraId="47AC3927" w14:textId="77777777" w:rsidR="00C0241B" w:rsidRPr="00C325A6" w:rsidRDefault="00C0241B" w:rsidP="00C0241B">
      <w:pPr>
        <w:spacing w:after="0" w:line="360" w:lineRule="auto"/>
        <w:rPr>
          <w:rFonts w:asciiTheme="majorBidi" w:hAnsiTheme="majorBidi" w:cstheme="majorBidi"/>
          <w:sz w:val="24"/>
          <w:szCs w:val="24"/>
        </w:rPr>
      </w:pPr>
      <w:r w:rsidRPr="00C325A6">
        <w:rPr>
          <w:rFonts w:asciiTheme="majorBidi" w:hAnsiTheme="majorBidi" w:cstheme="majorBidi"/>
          <w:sz w:val="24"/>
          <w:szCs w:val="24"/>
        </w:rPr>
        <w:t>Two 3.7v DC motors with propellers are attached at the ends of the beam that act as actuators. The motors are bi-directional and can provide both upwards and downwards thrust. The counterweight is attached to the main axle with an L bracket which is used to balance the plant in the case when unbalanced actuators and beam lengths are used on either side. Since our plant is balanced on either side the counterweight was later removed.</w:t>
      </w:r>
    </w:p>
    <w:p w14:paraId="3519753F" w14:textId="77777777" w:rsidR="00C0241B" w:rsidRPr="00C325A6" w:rsidRDefault="00C0241B" w:rsidP="00C0241B">
      <w:pPr>
        <w:spacing w:after="0" w:line="360" w:lineRule="auto"/>
        <w:jc w:val="center"/>
        <w:rPr>
          <w:rFonts w:asciiTheme="majorBidi" w:hAnsiTheme="majorBidi" w:cstheme="majorBidi"/>
          <w:sz w:val="24"/>
          <w:szCs w:val="24"/>
        </w:rPr>
      </w:pPr>
    </w:p>
    <w:p w14:paraId="2CB3B0D4" w14:textId="77777777" w:rsidR="00C0241B" w:rsidRPr="00C325A6" w:rsidRDefault="00C0241B" w:rsidP="00C0241B">
      <w:pPr>
        <w:spacing w:after="0" w:line="360" w:lineRule="auto"/>
        <w:jc w:val="center"/>
        <w:rPr>
          <w:rFonts w:asciiTheme="majorBidi" w:hAnsiTheme="majorBidi" w:cstheme="majorBidi"/>
          <w:sz w:val="24"/>
          <w:szCs w:val="24"/>
        </w:rPr>
      </w:pPr>
      <w:r w:rsidRPr="00C325A6">
        <w:rPr>
          <w:rFonts w:asciiTheme="majorBidi" w:hAnsiTheme="majorBidi" w:cstheme="majorBidi"/>
          <w:noProof/>
          <w:sz w:val="24"/>
          <w:szCs w:val="24"/>
        </w:rPr>
        <w:drawing>
          <wp:inline distT="0" distB="0" distL="0" distR="0" wp14:anchorId="5DF2F3AE" wp14:editId="4C7B3240">
            <wp:extent cx="2891324" cy="1874673"/>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98" t="1377" r="198" b="12173"/>
                    <a:stretch/>
                  </pic:blipFill>
                  <pic:spPr bwMode="auto">
                    <a:xfrm>
                      <a:off x="0" y="0"/>
                      <a:ext cx="2891324" cy="1874673"/>
                    </a:xfrm>
                    <a:prstGeom prst="rect">
                      <a:avLst/>
                    </a:prstGeom>
                    <a:noFill/>
                    <a:ln>
                      <a:noFill/>
                    </a:ln>
                    <a:extLst>
                      <a:ext uri="{53640926-AAD7-44D8-BBD7-CCE9431645EC}">
                        <a14:shadowObscured xmlns:a14="http://schemas.microsoft.com/office/drawing/2010/main"/>
                      </a:ext>
                    </a:extLst>
                  </pic:spPr>
                </pic:pic>
              </a:graphicData>
            </a:graphic>
          </wp:inline>
        </w:drawing>
      </w:r>
      <w:r w:rsidRPr="00C325A6">
        <w:rPr>
          <w:rFonts w:asciiTheme="majorBidi" w:hAnsiTheme="majorBidi" w:cstheme="majorBidi"/>
          <w:noProof/>
          <w:sz w:val="24"/>
          <w:szCs w:val="24"/>
        </w:rPr>
        <w:drawing>
          <wp:inline distT="0" distB="0" distL="0" distR="0" wp14:anchorId="2D43AB80" wp14:editId="181716B5">
            <wp:extent cx="2987972" cy="1863834"/>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400" t="17532" r="9520" b="9212"/>
                    <a:stretch/>
                  </pic:blipFill>
                  <pic:spPr bwMode="auto">
                    <a:xfrm>
                      <a:off x="0" y="0"/>
                      <a:ext cx="3019101" cy="1883252"/>
                    </a:xfrm>
                    <a:prstGeom prst="rect">
                      <a:avLst/>
                    </a:prstGeom>
                    <a:noFill/>
                    <a:ln>
                      <a:noFill/>
                    </a:ln>
                    <a:extLst>
                      <a:ext uri="{53640926-AAD7-44D8-BBD7-CCE9431645EC}">
                        <a14:shadowObscured xmlns:a14="http://schemas.microsoft.com/office/drawing/2010/main"/>
                      </a:ext>
                    </a:extLst>
                  </pic:spPr>
                </pic:pic>
              </a:graphicData>
            </a:graphic>
          </wp:inline>
        </w:drawing>
      </w:r>
    </w:p>
    <w:p w14:paraId="04937EAD" w14:textId="77777777" w:rsidR="00C0241B" w:rsidRPr="00C325A6" w:rsidRDefault="00C0241B" w:rsidP="00C0241B">
      <w:pPr>
        <w:spacing w:after="0" w:line="360" w:lineRule="auto"/>
        <w:jc w:val="center"/>
        <w:rPr>
          <w:rFonts w:asciiTheme="majorBidi" w:hAnsiTheme="majorBidi" w:cstheme="majorBidi"/>
          <w:sz w:val="24"/>
          <w:szCs w:val="24"/>
        </w:rPr>
      </w:pPr>
    </w:p>
    <w:p w14:paraId="296F552B" w14:textId="77777777" w:rsidR="00C0241B" w:rsidRPr="00C325A6" w:rsidRDefault="00C0241B" w:rsidP="00C0241B">
      <w:pPr>
        <w:spacing w:after="0" w:line="360" w:lineRule="auto"/>
        <w:rPr>
          <w:rFonts w:asciiTheme="majorBidi" w:hAnsiTheme="majorBidi" w:cstheme="majorBidi"/>
          <w:sz w:val="24"/>
          <w:szCs w:val="24"/>
        </w:rPr>
      </w:pPr>
      <w:r w:rsidRPr="00C325A6">
        <w:rPr>
          <w:rFonts w:asciiTheme="majorBidi" w:hAnsiTheme="majorBidi" w:cstheme="majorBidi"/>
          <w:sz w:val="24"/>
          <w:szCs w:val="24"/>
        </w:rPr>
        <w:t>The pitch rotation sensor (black potentiometer) is attached to the hub with an aluminum mount and is driven by the main beam axle that connects the beam to the hub to measure the angle of rotation of the beam in the pitch axis. The axle rotates with the beam via a screw acting as a pin which is inserted after attaching the beam. The yaw rotation sensor (blue potentiometer) is attached to the main pillar and is driven by the bigger ball bearing gear to measure angle of rotation of the hub and beam in the yaw axis.</w:t>
      </w:r>
    </w:p>
    <w:p w14:paraId="2F230D71" w14:textId="77777777" w:rsidR="00C0241B" w:rsidRDefault="00C0241B" w:rsidP="00C0241B">
      <w:pPr>
        <w:spacing w:after="0" w:line="360" w:lineRule="auto"/>
      </w:pPr>
    </w:p>
    <w:p w14:paraId="6EC77214" w14:textId="77777777" w:rsidR="00C0241B" w:rsidRDefault="00C0241B" w:rsidP="00C0241B">
      <w:pPr>
        <w:spacing w:after="0" w:line="360" w:lineRule="auto"/>
      </w:pPr>
      <w:r>
        <w:rPr>
          <w:noProof/>
        </w:rPr>
        <w:drawing>
          <wp:inline distT="0" distB="0" distL="0" distR="0" wp14:anchorId="48CEE2FD" wp14:editId="43E6D775">
            <wp:extent cx="2830982" cy="1820453"/>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7636" t="8383" b="21004"/>
                    <a:stretch/>
                  </pic:blipFill>
                  <pic:spPr bwMode="auto">
                    <a:xfrm>
                      <a:off x="0" y="0"/>
                      <a:ext cx="2897148" cy="186300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E46B4A" wp14:editId="1AF4A9D0">
            <wp:extent cx="3043123" cy="1821675"/>
            <wp:effectExtent l="0" t="0" r="508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extLst>
                        <a:ext uri="{28A0092B-C50C-407E-A947-70E740481C1C}">
                          <a14:useLocalDpi xmlns:a14="http://schemas.microsoft.com/office/drawing/2010/main" val="0"/>
                        </a:ext>
                      </a:extLst>
                    </a:blip>
                    <a:srcRect t="13606" b="6708"/>
                    <a:stretch/>
                  </pic:blipFill>
                  <pic:spPr bwMode="auto">
                    <a:xfrm>
                      <a:off x="0" y="0"/>
                      <a:ext cx="3077506" cy="1842258"/>
                    </a:xfrm>
                    <a:prstGeom prst="rect">
                      <a:avLst/>
                    </a:prstGeom>
                    <a:noFill/>
                    <a:ln>
                      <a:noFill/>
                    </a:ln>
                    <a:extLst>
                      <a:ext uri="{53640926-AAD7-44D8-BBD7-CCE9431645EC}">
                        <a14:shadowObscured xmlns:a14="http://schemas.microsoft.com/office/drawing/2010/main"/>
                      </a:ext>
                    </a:extLst>
                  </pic:spPr>
                </pic:pic>
              </a:graphicData>
            </a:graphic>
          </wp:inline>
        </w:drawing>
      </w:r>
    </w:p>
    <w:p w14:paraId="747054C9" w14:textId="77777777" w:rsidR="00C0241B" w:rsidRDefault="00C0241B" w:rsidP="00C0241B">
      <w:pPr>
        <w:spacing w:after="0" w:line="360" w:lineRule="auto"/>
      </w:pPr>
    </w:p>
    <w:p w14:paraId="6614D230" w14:textId="469DB307" w:rsidR="00132F0F" w:rsidRPr="00C0241B" w:rsidRDefault="00C0241B" w:rsidP="00C0241B">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 digital 9-Axis IMU sensor is also attached on the center of the beam which includes an accelerometer, magnetometer and gyroscope which is interfaced directly to an </w:t>
      </w:r>
      <w:proofErr w:type="spellStart"/>
      <w:r>
        <w:rPr>
          <w:rFonts w:ascii="Times New Roman" w:eastAsia="Times New Roman" w:hAnsi="Times New Roman" w:cs="Times New Roman"/>
          <w:color w:val="000000" w:themeColor="text1"/>
          <w:sz w:val="24"/>
          <w:szCs w:val="24"/>
        </w:rPr>
        <w:t>Arduino</w:t>
      </w:r>
      <w:proofErr w:type="spellEnd"/>
      <w:r>
        <w:rPr>
          <w:rFonts w:ascii="Times New Roman" w:eastAsia="Times New Roman" w:hAnsi="Times New Roman" w:cs="Times New Roman"/>
          <w:color w:val="000000" w:themeColor="text1"/>
          <w:sz w:val="24"/>
          <w:szCs w:val="24"/>
        </w:rPr>
        <w:t xml:space="preserve"> Uno. The base of the plant has all the electronics attached which include the motor drivers for driving the actuator motors and an </w:t>
      </w:r>
      <w:proofErr w:type="spellStart"/>
      <w:r>
        <w:rPr>
          <w:rFonts w:ascii="Times New Roman" w:eastAsia="Times New Roman" w:hAnsi="Times New Roman" w:cs="Times New Roman"/>
          <w:color w:val="000000" w:themeColor="text1"/>
          <w:sz w:val="24"/>
          <w:szCs w:val="24"/>
        </w:rPr>
        <w:t>Arduino</w:t>
      </w:r>
      <w:proofErr w:type="spellEnd"/>
      <w:r>
        <w:rPr>
          <w:rFonts w:ascii="Times New Roman" w:eastAsia="Times New Roman" w:hAnsi="Times New Roman" w:cs="Times New Roman"/>
          <w:color w:val="000000" w:themeColor="text1"/>
          <w:sz w:val="24"/>
          <w:szCs w:val="24"/>
        </w:rPr>
        <w:t xml:space="preserve"> Uno to implement the digital controller logic. A custom </w:t>
      </w:r>
      <w:proofErr w:type="spellStart"/>
      <w:r>
        <w:rPr>
          <w:rFonts w:ascii="Times New Roman" w:eastAsia="Times New Roman" w:hAnsi="Times New Roman" w:cs="Times New Roman"/>
          <w:color w:val="000000" w:themeColor="text1"/>
          <w:sz w:val="24"/>
          <w:szCs w:val="24"/>
        </w:rPr>
        <w:t>Arduino</w:t>
      </w:r>
      <w:proofErr w:type="spellEnd"/>
      <w:r>
        <w:rPr>
          <w:rFonts w:ascii="Times New Roman" w:eastAsia="Times New Roman" w:hAnsi="Times New Roman" w:cs="Times New Roman"/>
          <w:color w:val="000000" w:themeColor="text1"/>
          <w:sz w:val="24"/>
          <w:szCs w:val="24"/>
        </w:rPr>
        <w:t xml:space="preserve"> shield has been developed that has all the sensor wires directly soldered to it. This allows all of the sensor and actuator hardware to be completely disconnected if needed to change or debug the </w:t>
      </w:r>
      <w:proofErr w:type="spellStart"/>
      <w:r>
        <w:rPr>
          <w:rFonts w:ascii="Times New Roman" w:eastAsia="Times New Roman" w:hAnsi="Times New Roman" w:cs="Times New Roman"/>
          <w:color w:val="000000" w:themeColor="text1"/>
          <w:sz w:val="24"/>
          <w:szCs w:val="24"/>
        </w:rPr>
        <w:t>Arduino</w:t>
      </w:r>
      <w:proofErr w:type="spellEnd"/>
      <w:r>
        <w:rPr>
          <w:rFonts w:ascii="Times New Roman" w:eastAsia="Times New Roman" w:hAnsi="Times New Roman" w:cs="Times New Roman"/>
          <w:color w:val="000000" w:themeColor="text1"/>
          <w:sz w:val="24"/>
          <w:szCs w:val="24"/>
        </w:rPr>
        <w:t xml:space="preserve"> Uno microcontroller. </w:t>
      </w:r>
    </w:p>
    <w:p w14:paraId="75EEAA82" w14:textId="49F3E855" w:rsidR="00A95ED0" w:rsidRPr="00A95ED0" w:rsidRDefault="00A95ED0" w:rsidP="00A95ED0">
      <w:pPr>
        <w:pStyle w:val="ListParagraph"/>
        <w:suppressAutoHyphens/>
        <w:rPr>
          <w:rFonts w:ascii="Times New Roman" w:hAnsi="Times New Roman" w:cs="Times New Roman"/>
          <w:sz w:val="24"/>
          <w:szCs w:val="24"/>
        </w:rPr>
      </w:pPr>
    </w:p>
    <w:p w14:paraId="1BC42F8A" w14:textId="53623782" w:rsidR="009D3DA5" w:rsidRPr="003C4A04" w:rsidRDefault="009D3DA5" w:rsidP="003C4A04">
      <w:pPr>
        <w:pStyle w:val="ListParagraph"/>
        <w:numPr>
          <w:ilvl w:val="0"/>
          <w:numId w:val="35"/>
        </w:numPr>
        <w:spacing w:after="0" w:line="240" w:lineRule="auto"/>
        <w:rPr>
          <w:rFonts w:ascii="Times New Roman" w:eastAsia="Times New Roman" w:hAnsi="Times New Roman" w:cs="Times New Roman"/>
          <w:b/>
          <w:bCs/>
          <w:color w:val="000000"/>
          <w:sz w:val="24"/>
          <w:szCs w:val="24"/>
        </w:rPr>
      </w:pPr>
      <w:r w:rsidRPr="003C4A04">
        <w:rPr>
          <w:rFonts w:ascii="Times New Roman" w:eastAsia="Times New Roman" w:hAnsi="Times New Roman" w:cs="Times New Roman"/>
          <w:b/>
          <w:bCs/>
          <w:color w:val="000000"/>
          <w:sz w:val="24"/>
          <w:szCs w:val="24"/>
        </w:rPr>
        <w:t>Approach for Controller Design</w:t>
      </w:r>
    </w:p>
    <w:p w14:paraId="02A5514C" w14:textId="0E49E638" w:rsidR="009D3DA5" w:rsidRDefault="009D3DA5" w:rsidP="00B9311A">
      <w:pPr>
        <w:spacing w:after="0" w:line="240" w:lineRule="auto"/>
        <w:rPr>
          <w:rFonts w:ascii="Times New Roman" w:eastAsia="Times New Roman" w:hAnsi="Times New Roman" w:cs="Times New Roman"/>
          <w:b/>
          <w:bCs/>
          <w:color w:val="000000"/>
          <w:sz w:val="24"/>
          <w:szCs w:val="24"/>
        </w:rPr>
      </w:pPr>
    </w:p>
    <w:p w14:paraId="32AD74CC" w14:textId="59CF69CA" w:rsidR="00804196" w:rsidRPr="004B6ED3" w:rsidRDefault="004B6ED3" w:rsidP="00B9311A">
      <w:pPr>
        <w:spacing w:after="0" w:line="240" w:lineRule="auto"/>
        <w:rPr>
          <w:rFonts w:ascii="Times New Roman" w:eastAsia="Times New Roman" w:hAnsi="Times New Roman" w:cs="Times New Roman"/>
          <w:b/>
          <w:bCs/>
          <w:color w:val="000000"/>
          <w:sz w:val="24"/>
          <w:szCs w:val="24"/>
        </w:rPr>
      </w:pPr>
      <w:r w:rsidRPr="004B6ED3">
        <w:rPr>
          <w:rFonts w:ascii="Times New Roman" w:eastAsia="Times New Roman" w:hAnsi="Times New Roman" w:cs="Times New Roman"/>
          <w:b/>
          <w:bCs/>
          <w:noProof/>
          <w:color w:val="000000"/>
          <w:sz w:val="24"/>
          <w:szCs w:val="24"/>
        </w:rPr>
        <w:lastRenderedPageBreak/>
        <mc:AlternateContent>
          <mc:Choice Requires="wps">
            <w:drawing>
              <wp:anchor distT="45720" distB="45720" distL="114300" distR="114300" simplePos="0" relativeHeight="251667456" behindDoc="0" locked="0" layoutInCell="1" allowOverlap="1" wp14:anchorId="5AC28C0D" wp14:editId="3D7C2BC2">
                <wp:simplePos x="0" y="0"/>
                <wp:positionH relativeFrom="column">
                  <wp:posOffset>28575</wp:posOffset>
                </wp:positionH>
                <wp:positionV relativeFrom="paragraph">
                  <wp:posOffset>454024</wp:posOffset>
                </wp:positionV>
                <wp:extent cx="5781675" cy="644842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6448425"/>
                        </a:xfrm>
                        <a:prstGeom prst="rect">
                          <a:avLst/>
                        </a:prstGeom>
                        <a:solidFill>
                          <a:srgbClr val="FFFFFF"/>
                        </a:solidFill>
                        <a:ln w="9525">
                          <a:solidFill>
                            <a:srgbClr val="000000"/>
                          </a:solidFill>
                          <a:miter lim="800000"/>
                          <a:headEnd/>
                          <a:tailEnd/>
                        </a:ln>
                      </wps:spPr>
                      <wps:txbx>
                        <w:txbxContent>
                          <w:p w14:paraId="3AAC5610" w14:textId="3D46885A" w:rsidR="004B6ED3" w:rsidRDefault="004B6ED3"/>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7909"/>
                            </w:tblGrid>
                            <w:tr w:rsidR="004B6ED3" w:rsidRPr="004B6ED3" w14:paraId="2AC2F6BD" w14:textId="77777777" w:rsidTr="004B6ED3">
                              <w:trPr>
                                <w:gridAfter w:val="1"/>
                              </w:trPr>
                              <w:tc>
                                <w:tcPr>
                                  <w:tcW w:w="0" w:type="auto"/>
                                  <w:shd w:val="clear" w:color="auto" w:fill="auto"/>
                                  <w:tcMar>
                                    <w:top w:w="0" w:type="dxa"/>
                                    <w:left w:w="150" w:type="dxa"/>
                                    <w:bottom w:w="0" w:type="dxa"/>
                                    <w:right w:w="150" w:type="dxa"/>
                                  </w:tcMar>
                                  <w:hideMark/>
                                </w:tcPr>
                                <w:p w14:paraId="006E83CD"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void loop() {</w:t>
                                  </w:r>
                                </w:p>
                              </w:tc>
                            </w:tr>
                            <w:tr w:rsidR="004B6ED3" w:rsidRPr="004B6ED3" w14:paraId="40B54D72" w14:textId="77777777" w:rsidTr="004B6ED3">
                              <w:tc>
                                <w:tcPr>
                                  <w:tcW w:w="750" w:type="dxa"/>
                                  <w:shd w:val="clear" w:color="auto" w:fill="FFFFFF"/>
                                  <w:noWrap/>
                                  <w:tcMar>
                                    <w:top w:w="0" w:type="dxa"/>
                                    <w:left w:w="150" w:type="dxa"/>
                                    <w:bottom w:w="0" w:type="dxa"/>
                                    <w:right w:w="150" w:type="dxa"/>
                                  </w:tcMar>
                                  <w:hideMark/>
                                </w:tcPr>
                                <w:p w14:paraId="14806B09"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D96E3FE"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roofErr w:type="spellStart"/>
                                  <w:r w:rsidRPr="004B6ED3">
                                    <w:rPr>
                                      <w:rFonts w:ascii="Consolas" w:eastAsia="Times New Roman" w:hAnsi="Consolas" w:cs="Segoe UI"/>
                                      <w:color w:val="24292F"/>
                                      <w:sz w:val="18"/>
                                      <w:szCs w:val="18"/>
                                    </w:rPr>
                                    <w:t>readMPU</w:t>
                                  </w:r>
                                  <w:proofErr w:type="spellEnd"/>
                                  <w:r w:rsidRPr="004B6ED3">
                                    <w:rPr>
                                      <w:rFonts w:ascii="Consolas" w:eastAsia="Times New Roman" w:hAnsi="Consolas" w:cs="Segoe UI"/>
                                      <w:color w:val="24292F"/>
                                      <w:sz w:val="18"/>
                                      <w:szCs w:val="18"/>
                                    </w:rPr>
                                    <w:t>();</w:t>
                                  </w:r>
                                </w:p>
                              </w:tc>
                            </w:tr>
                            <w:tr w:rsidR="004B6ED3" w:rsidRPr="004B6ED3" w14:paraId="12BC1C02" w14:textId="77777777" w:rsidTr="004B6ED3">
                              <w:tc>
                                <w:tcPr>
                                  <w:tcW w:w="750" w:type="dxa"/>
                                  <w:shd w:val="clear" w:color="auto" w:fill="auto"/>
                                  <w:noWrap/>
                                  <w:tcMar>
                                    <w:top w:w="0" w:type="dxa"/>
                                    <w:left w:w="150" w:type="dxa"/>
                                    <w:bottom w:w="0" w:type="dxa"/>
                                    <w:right w:w="150" w:type="dxa"/>
                                  </w:tcMar>
                                  <w:hideMark/>
                                </w:tcPr>
                                <w:p w14:paraId="0668D929"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F5FA14E"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roofErr w:type="spellStart"/>
                                  <w:r w:rsidRPr="004B6ED3">
                                    <w:rPr>
                                      <w:rFonts w:ascii="Consolas" w:eastAsia="Times New Roman" w:hAnsi="Consolas" w:cs="Segoe UI"/>
                                      <w:color w:val="24292F"/>
                                      <w:sz w:val="18"/>
                                      <w:szCs w:val="18"/>
                                    </w:rPr>
                                    <w:t>Serial.print</w:t>
                                  </w:r>
                                  <w:proofErr w:type="spellEnd"/>
                                  <w:r w:rsidRPr="004B6ED3">
                                    <w:rPr>
                                      <w:rFonts w:ascii="Consolas" w:eastAsia="Times New Roman" w:hAnsi="Consolas" w:cs="Segoe UI"/>
                                      <w:color w:val="24292F"/>
                                      <w:sz w:val="18"/>
                                      <w:szCs w:val="18"/>
                                    </w:rPr>
                                    <w:t>("Angle: ");Serial.print(kalAngleX);Serial.print("\t\t");Serial.print("PID: ");</w:t>
                                  </w:r>
                                </w:p>
                              </w:tc>
                            </w:tr>
                            <w:tr w:rsidR="004B6ED3" w:rsidRPr="004B6ED3" w14:paraId="22B109BE" w14:textId="77777777" w:rsidTr="004B6ED3">
                              <w:tc>
                                <w:tcPr>
                                  <w:tcW w:w="750" w:type="dxa"/>
                                  <w:shd w:val="clear" w:color="auto" w:fill="FFFFFF"/>
                                  <w:noWrap/>
                                  <w:tcMar>
                                    <w:top w:w="0" w:type="dxa"/>
                                    <w:left w:w="150" w:type="dxa"/>
                                    <w:bottom w:w="0" w:type="dxa"/>
                                    <w:right w:w="150" w:type="dxa"/>
                                  </w:tcMar>
                                  <w:hideMark/>
                                </w:tcPr>
                                <w:p w14:paraId="558B3724"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8CF45AE"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
                              </w:tc>
                            </w:tr>
                            <w:tr w:rsidR="004B6ED3" w:rsidRPr="004B6ED3" w14:paraId="4D54398F" w14:textId="77777777" w:rsidTr="004B6ED3">
                              <w:tc>
                                <w:tcPr>
                                  <w:tcW w:w="750" w:type="dxa"/>
                                  <w:shd w:val="clear" w:color="auto" w:fill="auto"/>
                                  <w:noWrap/>
                                  <w:tcMar>
                                    <w:top w:w="0" w:type="dxa"/>
                                    <w:left w:w="150" w:type="dxa"/>
                                    <w:bottom w:w="0" w:type="dxa"/>
                                    <w:right w:w="150" w:type="dxa"/>
                                  </w:tcMar>
                                  <w:hideMark/>
                                </w:tcPr>
                                <w:p w14:paraId="7CCF7637"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DF72506"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//control logic</w:t>
                                  </w:r>
                                </w:p>
                              </w:tc>
                            </w:tr>
                            <w:tr w:rsidR="004B6ED3" w:rsidRPr="004B6ED3" w14:paraId="3A38CFD0" w14:textId="77777777" w:rsidTr="004B6ED3">
                              <w:tc>
                                <w:tcPr>
                                  <w:tcW w:w="750" w:type="dxa"/>
                                  <w:shd w:val="clear" w:color="auto" w:fill="FFFFFF"/>
                                  <w:noWrap/>
                                  <w:tcMar>
                                    <w:top w:w="0" w:type="dxa"/>
                                    <w:left w:w="150" w:type="dxa"/>
                                    <w:bottom w:w="0" w:type="dxa"/>
                                    <w:right w:w="150" w:type="dxa"/>
                                  </w:tcMar>
                                  <w:hideMark/>
                                </w:tcPr>
                                <w:p w14:paraId="33310FBF"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C35E255"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roofErr w:type="spellStart"/>
                                  <w:r w:rsidRPr="004B6ED3">
                                    <w:rPr>
                                      <w:rFonts w:ascii="Consolas" w:eastAsia="Times New Roman" w:hAnsi="Consolas" w:cs="Segoe UI"/>
                                      <w:color w:val="24292F"/>
                                      <w:sz w:val="18"/>
                                      <w:szCs w:val="18"/>
                                    </w:rPr>
                                    <w:t>previous_error</w:t>
                                  </w:r>
                                  <w:proofErr w:type="spellEnd"/>
                                  <w:r w:rsidRPr="004B6ED3">
                                    <w:rPr>
                                      <w:rFonts w:ascii="Consolas" w:eastAsia="Times New Roman" w:hAnsi="Consolas" w:cs="Segoe UI"/>
                                      <w:color w:val="24292F"/>
                                      <w:sz w:val="18"/>
                                      <w:szCs w:val="18"/>
                                    </w:rPr>
                                    <w:t xml:space="preserve"> = error;</w:t>
                                  </w:r>
                                </w:p>
                              </w:tc>
                            </w:tr>
                            <w:tr w:rsidR="004B6ED3" w:rsidRPr="004B6ED3" w14:paraId="40434720" w14:textId="77777777" w:rsidTr="004B6ED3">
                              <w:tc>
                                <w:tcPr>
                                  <w:tcW w:w="750" w:type="dxa"/>
                                  <w:shd w:val="clear" w:color="auto" w:fill="auto"/>
                                  <w:noWrap/>
                                  <w:tcMar>
                                    <w:top w:w="0" w:type="dxa"/>
                                    <w:left w:w="150" w:type="dxa"/>
                                    <w:bottom w:w="0" w:type="dxa"/>
                                    <w:right w:w="150" w:type="dxa"/>
                                  </w:tcMar>
                                  <w:hideMark/>
                                </w:tcPr>
                                <w:p w14:paraId="30893EFF"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C428DB6" w14:textId="4CB77BE8"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error = </w:t>
                                  </w:r>
                                  <w:proofErr w:type="spellStart"/>
                                  <w:r w:rsidRPr="004B6ED3">
                                    <w:rPr>
                                      <w:rFonts w:ascii="Consolas" w:eastAsia="Times New Roman" w:hAnsi="Consolas" w:cs="Segoe UI"/>
                                      <w:color w:val="24292F"/>
                                      <w:sz w:val="18"/>
                                      <w:szCs w:val="18"/>
                                    </w:rPr>
                                    <w:t>kalAngleX</w:t>
                                  </w:r>
                                  <w:proofErr w:type="spellEnd"/>
                                  <w:r w:rsidRPr="004B6ED3">
                                    <w:rPr>
                                      <w:rFonts w:ascii="Consolas" w:eastAsia="Times New Roman" w:hAnsi="Consolas" w:cs="Segoe UI"/>
                                      <w:color w:val="24292F"/>
                                      <w:sz w:val="18"/>
                                      <w:szCs w:val="18"/>
                                    </w:rPr>
                                    <w:t xml:space="preserve"> - </w:t>
                                  </w:r>
                                  <w:proofErr w:type="spellStart"/>
                                  <w:r w:rsidRPr="004B6ED3">
                                    <w:rPr>
                                      <w:rFonts w:ascii="Consolas" w:eastAsia="Times New Roman" w:hAnsi="Consolas" w:cs="Segoe UI"/>
                                      <w:color w:val="24292F"/>
                                      <w:sz w:val="18"/>
                                      <w:szCs w:val="18"/>
                                    </w:rPr>
                                    <w:t>desired_angle</w:t>
                                  </w:r>
                                  <w:proofErr w:type="spellEnd"/>
                                  <w:r w:rsidRPr="004B6ED3">
                                    <w:rPr>
                                      <w:rFonts w:ascii="Consolas" w:eastAsia="Times New Roman" w:hAnsi="Consolas" w:cs="Segoe UI"/>
                                      <w:color w:val="24292F"/>
                                      <w:sz w:val="18"/>
                                      <w:szCs w:val="18"/>
                                    </w:rPr>
                                    <w:t>;</w:t>
                                  </w:r>
                                  <w:r w:rsidR="00D76828">
                                    <w:rPr>
                                      <w:rFonts w:ascii="Consolas" w:eastAsia="Times New Roman" w:hAnsi="Consolas" w:cs="Segoe UI"/>
                                      <w:color w:val="24292F"/>
                                      <w:sz w:val="18"/>
                                      <w:szCs w:val="18"/>
                                    </w:rPr>
                                    <w:t xml:space="preserve"> //</w:t>
                                  </w:r>
                                  <w:proofErr w:type="spellStart"/>
                                  <w:r w:rsidR="00D76828">
                                    <w:rPr>
                                      <w:rFonts w:ascii="Consolas" w:eastAsia="Times New Roman" w:hAnsi="Consolas" w:cs="Segoe UI"/>
                                      <w:color w:val="24292F"/>
                                      <w:sz w:val="18"/>
                                      <w:szCs w:val="18"/>
                                    </w:rPr>
                                    <w:t>kalAngleX</w:t>
                                  </w:r>
                                  <w:proofErr w:type="spellEnd"/>
                                  <w:r w:rsidR="00D76828">
                                    <w:rPr>
                                      <w:rFonts w:ascii="Consolas" w:eastAsia="Times New Roman" w:hAnsi="Consolas" w:cs="Segoe UI"/>
                                      <w:color w:val="24292F"/>
                                      <w:sz w:val="18"/>
                                      <w:szCs w:val="18"/>
                                    </w:rPr>
                                    <w:t xml:space="preserve"> comes from MPU, desired angle is set to zero degrees</w:t>
                                  </w:r>
                                </w:p>
                              </w:tc>
                            </w:tr>
                            <w:tr w:rsidR="004B6ED3" w:rsidRPr="004B6ED3" w14:paraId="71F9D033" w14:textId="77777777" w:rsidTr="004B6ED3">
                              <w:tc>
                                <w:tcPr>
                                  <w:tcW w:w="750" w:type="dxa"/>
                                  <w:shd w:val="clear" w:color="auto" w:fill="FFFFFF"/>
                                  <w:noWrap/>
                                  <w:tcMar>
                                    <w:top w:w="0" w:type="dxa"/>
                                    <w:left w:w="150" w:type="dxa"/>
                                    <w:bottom w:w="0" w:type="dxa"/>
                                    <w:right w:w="150" w:type="dxa"/>
                                  </w:tcMar>
                                  <w:hideMark/>
                                </w:tcPr>
                                <w:p w14:paraId="700C5F74"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5B6D443"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roofErr w:type="spellStart"/>
                                  <w:r w:rsidRPr="004B6ED3">
                                    <w:rPr>
                                      <w:rFonts w:ascii="Consolas" w:eastAsia="Times New Roman" w:hAnsi="Consolas" w:cs="Segoe UI"/>
                                      <w:color w:val="24292F"/>
                                      <w:sz w:val="18"/>
                                      <w:szCs w:val="18"/>
                                    </w:rPr>
                                    <w:t>pid_p</w:t>
                                  </w:r>
                                  <w:proofErr w:type="spellEnd"/>
                                  <w:r w:rsidRPr="004B6ED3">
                                    <w:rPr>
                                      <w:rFonts w:ascii="Consolas" w:eastAsia="Times New Roman" w:hAnsi="Consolas" w:cs="Segoe UI"/>
                                      <w:color w:val="24292F"/>
                                      <w:sz w:val="18"/>
                                      <w:szCs w:val="18"/>
                                    </w:rPr>
                                    <w:t xml:space="preserve"> = </w:t>
                                  </w:r>
                                  <w:proofErr w:type="spellStart"/>
                                  <w:r w:rsidRPr="004B6ED3">
                                    <w:rPr>
                                      <w:rFonts w:ascii="Consolas" w:eastAsia="Times New Roman" w:hAnsi="Consolas" w:cs="Segoe UI"/>
                                      <w:color w:val="24292F"/>
                                      <w:sz w:val="18"/>
                                      <w:szCs w:val="18"/>
                                    </w:rPr>
                                    <w:t>kp</w:t>
                                  </w:r>
                                  <w:proofErr w:type="spellEnd"/>
                                  <w:r w:rsidRPr="004B6ED3">
                                    <w:rPr>
                                      <w:rFonts w:ascii="Consolas" w:eastAsia="Times New Roman" w:hAnsi="Consolas" w:cs="Segoe UI"/>
                                      <w:color w:val="24292F"/>
                                      <w:sz w:val="18"/>
                                      <w:szCs w:val="18"/>
                                    </w:rPr>
                                    <w:t>*error;</w:t>
                                  </w:r>
                                </w:p>
                              </w:tc>
                            </w:tr>
                            <w:tr w:rsidR="004B6ED3" w:rsidRPr="004B6ED3" w14:paraId="33FE335B" w14:textId="77777777" w:rsidTr="004B6ED3">
                              <w:tc>
                                <w:tcPr>
                                  <w:tcW w:w="750" w:type="dxa"/>
                                  <w:shd w:val="clear" w:color="auto" w:fill="auto"/>
                                  <w:noWrap/>
                                  <w:tcMar>
                                    <w:top w:w="0" w:type="dxa"/>
                                    <w:left w:w="150" w:type="dxa"/>
                                    <w:bottom w:w="0" w:type="dxa"/>
                                    <w:right w:w="150" w:type="dxa"/>
                                  </w:tcMar>
                                  <w:hideMark/>
                                </w:tcPr>
                                <w:p w14:paraId="17B527C5"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BC37222"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
                              </w:tc>
                            </w:tr>
                            <w:tr w:rsidR="004B6ED3" w:rsidRPr="004B6ED3" w14:paraId="5517920C" w14:textId="77777777" w:rsidTr="004B6ED3">
                              <w:tc>
                                <w:tcPr>
                                  <w:tcW w:w="750" w:type="dxa"/>
                                  <w:shd w:val="clear" w:color="auto" w:fill="FFFFFF"/>
                                  <w:noWrap/>
                                  <w:tcMar>
                                    <w:top w:w="0" w:type="dxa"/>
                                    <w:left w:w="150" w:type="dxa"/>
                                    <w:bottom w:w="0" w:type="dxa"/>
                                    <w:right w:w="150" w:type="dxa"/>
                                  </w:tcMar>
                                  <w:hideMark/>
                                </w:tcPr>
                                <w:p w14:paraId="3A04FBF5"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C42ADEF"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if(-3 &lt;error &lt;3)</w:t>
                                  </w:r>
                                </w:p>
                              </w:tc>
                            </w:tr>
                            <w:tr w:rsidR="004B6ED3" w:rsidRPr="004B6ED3" w14:paraId="43202EBE" w14:textId="77777777" w:rsidTr="004B6ED3">
                              <w:tc>
                                <w:tcPr>
                                  <w:tcW w:w="750" w:type="dxa"/>
                                  <w:shd w:val="clear" w:color="auto" w:fill="auto"/>
                                  <w:noWrap/>
                                  <w:tcMar>
                                    <w:top w:w="0" w:type="dxa"/>
                                    <w:left w:w="150" w:type="dxa"/>
                                    <w:bottom w:w="0" w:type="dxa"/>
                                    <w:right w:w="150" w:type="dxa"/>
                                  </w:tcMar>
                                  <w:hideMark/>
                                </w:tcPr>
                                <w:p w14:paraId="044AC9AE"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427BA3A"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
                              </w:tc>
                            </w:tr>
                            <w:tr w:rsidR="004B6ED3" w:rsidRPr="004B6ED3" w14:paraId="0D61646A" w14:textId="77777777" w:rsidTr="004B6ED3">
                              <w:tc>
                                <w:tcPr>
                                  <w:tcW w:w="750" w:type="dxa"/>
                                  <w:shd w:val="clear" w:color="auto" w:fill="FFFFFF"/>
                                  <w:noWrap/>
                                  <w:tcMar>
                                    <w:top w:w="0" w:type="dxa"/>
                                    <w:left w:w="150" w:type="dxa"/>
                                    <w:bottom w:w="0" w:type="dxa"/>
                                    <w:right w:w="150" w:type="dxa"/>
                                  </w:tcMar>
                                  <w:hideMark/>
                                </w:tcPr>
                                <w:p w14:paraId="44AE0989"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3B0B6CB"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roofErr w:type="spellStart"/>
                                  <w:r w:rsidRPr="004B6ED3">
                                    <w:rPr>
                                      <w:rFonts w:ascii="Consolas" w:eastAsia="Times New Roman" w:hAnsi="Consolas" w:cs="Segoe UI"/>
                                      <w:color w:val="24292F"/>
                                      <w:sz w:val="18"/>
                                      <w:szCs w:val="18"/>
                                    </w:rPr>
                                    <w:t>pid_i</w:t>
                                  </w:r>
                                  <w:proofErr w:type="spellEnd"/>
                                  <w:r w:rsidRPr="004B6ED3">
                                    <w:rPr>
                                      <w:rFonts w:ascii="Consolas" w:eastAsia="Times New Roman" w:hAnsi="Consolas" w:cs="Segoe UI"/>
                                      <w:color w:val="24292F"/>
                                      <w:sz w:val="18"/>
                                      <w:szCs w:val="18"/>
                                    </w:rPr>
                                    <w:t xml:space="preserve"> = </w:t>
                                  </w:r>
                                  <w:proofErr w:type="spellStart"/>
                                  <w:r w:rsidRPr="004B6ED3">
                                    <w:rPr>
                                      <w:rFonts w:ascii="Consolas" w:eastAsia="Times New Roman" w:hAnsi="Consolas" w:cs="Segoe UI"/>
                                      <w:color w:val="24292F"/>
                                      <w:sz w:val="18"/>
                                      <w:szCs w:val="18"/>
                                    </w:rPr>
                                    <w:t>pid_i</w:t>
                                  </w:r>
                                  <w:proofErr w:type="spellEnd"/>
                                  <w:r w:rsidRPr="004B6ED3">
                                    <w:rPr>
                                      <w:rFonts w:ascii="Consolas" w:eastAsia="Times New Roman" w:hAnsi="Consolas" w:cs="Segoe UI"/>
                                      <w:color w:val="24292F"/>
                                      <w:sz w:val="18"/>
                                      <w:szCs w:val="18"/>
                                    </w:rPr>
                                    <w:t>+(</w:t>
                                  </w:r>
                                  <w:proofErr w:type="spellStart"/>
                                  <w:r w:rsidRPr="004B6ED3">
                                    <w:rPr>
                                      <w:rFonts w:ascii="Consolas" w:eastAsia="Times New Roman" w:hAnsi="Consolas" w:cs="Segoe UI"/>
                                      <w:color w:val="24292F"/>
                                      <w:sz w:val="18"/>
                                      <w:szCs w:val="18"/>
                                    </w:rPr>
                                    <w:t>ki</w:t>
                                  </w:r>
                                  <w:proofErr w:type="spellEnd"/>
                                  <w:r w:rsidRPr="004B6ED3">
                                    <w:rPr>
                                      <w:rFonts w:ascii="Consolas" w:eastAsia="Times New Roman" w:hAnsi="Consolas" w:cs="Segoe UI"/>
                                      <w:color w:val="24292F"/>
                                      <w:sz w:val="18"/>
                                      <w:szCs w:val="18"/>
                                    </w:rPr>
                                    <w:t xml:space="preserve">*error);  </w:t>
                                  </w:r>
                                </w:p>
                              </w:tc>
                            </w:tr>
                            <w:tr w:rsidR="004B6ED3" w:rsidRPr="004B6ED3" w14:paraId="6FCACFC2" w14:textId="77777777" w:rsidTr="004B6ED3">
                              <w:tc>
                                <w:tcPr>
                                  <w:tcW w:w="750" w:type="dxa"/>
                                  <w:shd w:val="clear" w:color="auto" w:fill="auto"/>
                                  <w:noWrap/>
                                  <w:tcMar>
                                    <w:top w:w="0" w:type="dxa"/>
                                    <w:left w:w="150" w:type="dxa"/>
                                    <w:bottom w:w="0" w:type="dxa"/>
                                    <w:right w:w="150" w:type="dxa"/>
                                  </w:tcMar>
                                  <w:hideMark/>
                                </w:tcPr>
                                <w:p w14:paraId="6C55E1BD"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5C20872"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
                              </w:tc>
                            </w:tr>
                            <w:tr w:rsidR="004B6ED3" w:rsidRPr="004B6ED3" w14:paraId="67E1E4A5" w14:textId="77777777" w:rsidTr="004B6ED3">
                              <w:tc>
                                <w:tcPr>
                                  <w:tcW w:w="750" w:type="dxa"/>
                                  <w:shd w:val="clear" w:color="auto" w:fill="FFFFFF"/>
                                  <w:noWrap/>
                                  <w:tcMar>
                                    <w:top w:w="0" w:type="dxa"/>
                                    <w:left w:w="150" w:type="dxa"/>
                                    <w:bottom w:w="0" w:type="dxa"/>
                                    <w:right w:w="150" w:type="dxa"/>
                                  </w:tcMar>
                                  <w:hideMark/>
                                </w:tcPr>
                                <w:p w14:paraId="52913738"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8002EFF" w14:textId="77777777" w:rsidR="004B6ED3" w:rsidRPr="004B6ED3" w:rsidRDefault="004B6ED3" w:rsidP="004B6ED3">
                                  <w:pPr>
                                    <w:spacing w:after="0" w:line="300" w:lineRule="atLeast"/>
                                    <w:rPr>
                                      <w:rFonts w:ascii="Consolas" w:eastAsia="Times New Roman" w:hAnsi="Consolas" w:cs="Segoe UI"/>
                                      <w:color w:val="24292F"/>
                                      <w:sz w:val="18"/>
                                      <w:szCs w:val="18"/>
                                    </w:rPr>
                                  </w:pPr>
                                </w:p>
                                <w:p w14:paraId="2A17A356" w14:textId="77777777" w:rsidR="004B6ED3" w:rsidRPr="004B6ED3" w:rsidRDefault="004B6ED3" w:rsidP="004B6ED3">
                                  <w:pPr>
                                    <w:spacing w:after="0" w:line="300" w:lineRule="atLeast"/>
                                    <w:jc w:val="right"/>
                                    <w:rPr>
                                      <w:rFonts w:ascii="Times New Roman" w:eastAsia="Times New Roman" w:hAnsi="Times New Roman" w:cs="Times New Roman"/>
                                      <w:sz w:val="20"/>
                                      <w:szCs w:val="20"/>
                                    </w:rPr>
                                  </w:pPr>
                                </w:p>
                              </w:tc>
                            </w:tr>
                            <w:tr w:rsidR="004B6ED3" w:rsidRPr="004B6ED3" w14:paraId="662DDE3D" w14:textId="77777777" w:rsidTr="004B6ED3">
                              <w:tc>
                                <w:tcPr>
                                  <w:tcW w:w="750" w:type="dxa"/>
                                  <w:shd w:val="clear" w:color="auto" w:fill="auto"/>
                                  <w:noWrap/>
                                  <w:tcMar>
                                    <w:top w:w="0" w:type="dxa"/>
                                    <w:left w:w="150" w:type="dxa"/>
                                    <w:bottom w:w="0" w:type="dxa"/>
                                    <w:right w:w="150" w:type="dxa"/>
                                  </w:tcMar>
                                  <w:hideMark/>
                                </w:tcPr>
                                <w:p w14:paraId="600D75F1" w14:textId="77777777" w:rsidR="004B6ED3" w:rsidRPr="004B6ED3" w:rsidRDefault="004B6ED3" w:rsidP="004B6ED3">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7F727CE2"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roofErr w:type="spellStart"/>
                                  <w:r w:rsidRPr="004B6ED3">
                                    <w:rPr>
                                      <w:rFonts w:ascii="Consolas" w:eastAsia="Times New Roman" w:hAnsi="Consolas" w:cs="Segoe UI"/>
                                      <w:color w:val="24292F"/>
                                      <w:sz w:val="18"/>
                                      <w:szCs w:val="18"/>
                                    </w:rPr>
                                    <w:t>pid_d</w:t>
                                  </w:r>
                                  <w:proofErr w:type="spellEnd"/>
                                  <w:r w:rsidRPr="004B6ED3">
                                    <w:rPr>
                                      <w:rFonts w:ascii="Consolas" w:eastAsia="Times New Roman" w:hAnsi="Consolas" w:cs="Segoe UI"/>
                                      <w:color w:val="24292F"/>
                                      <w:sz w:val="18"/>
                                      <w:szCs w:val="18"/>
                                    </w:rPr>
                                    <w:t xml:space="preserve"> = </w:t>
                                  </w:r>
                                  <w:proofErr w:type="spellStart"/>
                                  <w:r w:rsidRPr="004B6ED3">
                                    <w:rPr>
                                      <w:rFonts w:ascii="Consolas" w:eastAsia="Times New Roman" w:hAnsi="Consolas" w:cs="Segoe UI"/>
                                      <w:color w:val="24292F"/>
                                      <w:sz w:val="18"/>
                                      <w:szCs w:val="18"/>
                                    </w:rPr>
                                    <w:t>kd</w:t>
                                  </w:r>
                                  <w:proofErr w:type="spellEnd"/>
                                  <w:r w:rsidRPr="004B6ED3">
                                    <w:rPr>
                                      <w:rFonts w:ascii="Consolas" w:eastAsia="Times New Roman" w:hAnsi="Consolas" w:cs="Segoe UI"/>
                                      <w:color w:val="24292F"/>
                                      <w:sz w:val="18"/>
                                      <w:szCs w:val="18"/>
                                    </w:rPr>
                                    <w:t xml:space="preserve">*((error - </w:t>
                                  </w:r>
                                  <w:proofErr w:type="spellStart"/>
                                  <w:r w:rsidRPr="004B6ED3">
                                    <w:rPr>
                                      <w:rFonts w:ascii="Consolas" w:eastAsia="Times New Roman" w:hAnsi="Consolas" w:cs="Segoe UI"/>
                                      <w:color w:val="24292F"/>
                                      <w:sz w:val="18"/>
                                      <w:szCs w:val="18"/>
                                    </w:rPr>
                                    <w:t>previous_error</w:t>
                                  </w:r>
                                  <w:proofErr w:type="spellEnd"/>
                                  <w:r w:rsidRPr="004B6ED3">
                                    <w:rPr>
                                      <w:rFonts w:ascii="Consolas" w:eastAsia="Times New Roman" w:hAnsi="Consolas" w:cs="Segoe UI"/>
                                      <w:color w:val="24292F"/>
                                      <w:sz w:val="18"/>
                                      <w:szCs w:val="18"/>
                                    </w:rPr>
                                    <w:t>)/</w:t>
                                  </w:r>
                                  <w:proofErr w:type="spellStart"/>
                                  <w:r w:rsidRPr="004B6ED3">
                                    <w:rPr>
                                      <w:rFonts w:ascii="Consolas" w:eastAsia="Times New Roman" w:hAnsi="Consolas" w:cs="Segoe UI"/>
                                      <w:color w:val="24292F"/>
                                      <w:sz w:val="18"/>
                                      <w:szCs w:val="18"/>
                                    </w:rPr>
                                    <w:t>dt</w:t>
                                  </w:r>
                                  <w:proofErr w:type="spellEnd"/>
                                  <w:r w:rsidRPr="004B6ED3">
                                    <w:rPr>
                                      <w:rFonts w:ascii="Consolas" w:eastAsia="Times New Roman" w:hAnsi="Consolas" w:cs="Segoe UI"/>
                                      <w:color w:val="24292F"/>
                                      <w:sz w:val="18"/>
                                      <w:szCs w:val="18"/>
                                    </w:rPr>
                                    <w:t>);</w:t>
                                  </w:r>
                                </w:p>
                              </w:tc>
                            </w:tr>
                            <w:tr w:rsidR="004B6ED3" w:rsidRPr="004B6ED3" w14:paraId="21472874" w14:textId="77777777" w:rsidTr="004B6ED3">
                              <w:tc>
                                <w:tcPr>
                                  <w:tcW w:w="750" w:type="dxa"/>
                                  <w:shd w:val="clear" w:color="auto" w:fill="FFFFFF"/>
                                  <w:noWrap/>
                                  <w:tcMar>
                                    <w:top w:w="0" w:type="dxa"/>
                                    <w:left w:w="150" w:type="dxa"/>
                                    <w:bottom w:w="0" w:type="dxa"/>
                                    <w:right w:w="150" w:type="dxa"/>
                                  </w:tcMar>
                                  <w:hideMark/>
                                </w:tcPr>
                                <w:p w14:paraId="08B3B8FC"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1CC4175" w14:textId="77777777" w:rsidR="004B6ED3" w:rsidRPr="004B6ED3" w:rsidRDefault="004B6ED3" w:rsidP="004B6ED3">
                                  <w:pPr>
                                    <w:spacing w:after="0" w:line="300" w:lineRule="atLeast"/>
                                    <w:rPr>
                                      <w:rFonts w:ascii="Consolas" w:eastAsia="Times New Roman" w:hAnsi="Consolas" w:cs="Segoe UI"/>
                                      <w:color w:val="24292F"/>
                                      <w:sz w:val="18"/>
                                      <w:szCs w:val="18"/>
                                    </w:rPr>
                                  </w:pPr>
                                </w:p>
                                <w:p w14:paraId="43F82242" w14:textId="77777777" w:rsidR="004B6ED3" w:rsidRPr="004B6ED3" w:rsidRDefault="004B6ED3" w:rsidP="004B6ED3">
                                  <w:pPr>
                                    <w:spacing w:after="0" w:line="300" w:lineRule="atLeast"/>
                                    <w:jc w:val="right"/>
                                    <w:rPr>
                                      <w:rFonts w:ascii="Times New Roman" w:eastAsia="Times New Roman" w:hAnsi="Times New Roman" w:cs="Times New Roman"/>
                                      <w:sz w:val="20"/>
                                      <w:szCs w:val="20"/>
                                    </w:rPr>
                                  </w:pPr>
                                </w:p>
                              </w:tc>
                            </w:tr>
                            <w:tr w:rsidR="004B6ED3" w:rsidRPr="004B6ED3" w14:paraId="509C87B2" w14:textId="77777777" w:rsidTr="004B6ED3">
                              <w:tc>
                                <w:tcPr>
                                  <w:tcW w:w="750" w:type="dxa"/>
                                  <w:shd w:val="clear" w:color="auto" w:fill="auto"/>
                                  <w:noWrap/>
                                  <w:tcMar>
                                    <w:top w:w="0" w:type="dxa"/>
                                    <w:left w:w="150" w:type="dxa"/>
                                    <w:bottom w:w="0" w:type="dxa"/>
                                    <w:right w:w="150" w:type="dxa"/>
                                  </w:tcMar>
                                  <w:hideMark/>
                                </w:tcPr>
                                <w:p w14:paraId="41E7A1E3" w14:textId="77777777" w:rsidR="004B6ED3" w:rsidRPr="004B6ED3" w:rsidRDefault="004B6ED3" w:rsidP="004B6ED3">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6E3A60B2"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PID = </w:t>
                                  </w:r>
                                  <w:proofErr w:type="spellStart"/>
                                  <w:r w:rsidRPr="004B6ED3">
                                    <w:rPr>
                                      <w:rFonts w:ascii="Consolas" w:eastAsia="Times New Roman" w:hAnsi="Consolas" w:cs="Segoe UI"/>
                                      <w:color w:val="24292F"/>
                                      <w:sz w:val="18"/>
                                      <w:szCs w:val="18"/>
                                    </w:rPr>
                                    <w:t>pid_p</w:t>
                                  </w:r>
                                  <w:proofErr w:type="spellEnd"/>
                                  <w:r w:rsidRPr="004B6ED3">
                                    <w:rPr>
                                      <w:rFonts w:ascii="Consolas" w:eastAsia="Times New Roman" w:hAnsi="Consolas" w:cs="Segoe UI"/>
                                      <w:color w:val="24292F"/>
                                      <w:sz w:val="18"/>
                                      <w:szCs w:val="18"/>
                                    </w:rPr>
                                    <w:t xml:space="preserve"> + </w:t>
                                  </w:r>
                                  <w:proofErr w:type="spellStart"/>
                                  <w:r w:rsidRPr="004B6ED3">
                                    <w:rPr>
                                      <w:rFonts w:ascii="Consolas" w:eastAsia="Times New Roman" w:hAnsi="Consolas" w:cs="Segoe UI"/>
                                      <w:color w:val="24292F"/>
                                      <w:sz w:val="18"/>
                                      <w:szCs w:val="18"/>
                                    </w:rPr>
                                    <w:t>pid_i</w:t>
                                  </w:r>
                                  <w:proofErr w:type="spellEnd"/>
                                  <w:r w:rsidRPr="004B6ED3">
                                    <w:rPr>
                                      <w:rFonts w:ascii="Consolas" w:eastAsia="Times New Roman" w:hAnsi="Consolas" w:cs="Segoe UI"/>
                                      <w:color w:val="24292F"/>
                                      <w:sz w:val="18"/>
                                      <w:szCs w:val="18"/>
                                    </w:rPr>
                                    <w:t xml:space="preserve"> + </w:t>
                                  </w:r>
                                  <w:proofErr w:type="spellStart"/>
                                  <w:r w:rsidRPr="004B6ED3">
                                    <w:rPr>
                                      <w:rFonts w:ascii="Consolas" w:eastAsia="Times New Roman" w:hAnsi="Consolas" w:cs="Segoe UI"/>
                                      <w:color w:val="24292F"/>
                                      <w:sz w:val="18"/>
                                      <w:szCs w:val="18"/>
                                    </w:rPr>
                                    <w:t>pid_d</w:t>
                                  </w:r>
                                  <w:proofErr w:type="spellEnd"/>
                                  <w:r w:rsidRPr="004B6ED3">
                                    <w:rPr>
                                      <w:rFonts w:ascii="Consolas" w:eastAsia="Times New Roman" w:hAnsi="Consolas" w:cs="Segoe UI"/>
                                      <w:color w:val="24292F"/>
                                      <w:sz w:val="18"/>
                                      <w:szCs w:val="18"/>
                                    </w:rPr>
                                    <w:t>;</w:t>
                                  </w:r>
                                </w:p>
                              </w:tc>
                            </w:tr>
                            <w:tr w:rsidR="004B6ED3" w:rsidRPr="004B6ED3" w14:paraId="333EA1BA" w14:textId="77777777" w:rsidTr="004B6ED3">
                              <w:tc>
                                <w:tcPr>
                                  <w:tcW w:w="750" w:type="dxa"/>
                                  <w:shd w:val="clear" w:color="auto" w:fill="FFFFFF"/>
                                  <w:noWrap/>
                                  <w:tcMar>
                                    <w:top w:w="0" w:type="dxa"/>
                                    <w:left w:w="150" w:type="dxa"/>
                                    <w:bottom w:w="0" w:type="dxa"/>
                                    <w:right w:w="150" w:type="dxa"/>
                                  </w:tcMar>
                                  <w:hideMark/>
                                </w:tcPr>
                                <w:p w14:paraId="200E9B65"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B6C4276"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if (PID&gt;35) PID = 35;</w:t>
                                  </w:r>
                                </w:p>
                              </w:tc>
                            </w:tr>
                            <w:tr w:rsidR="004B6ED3" w:rsidRPr="004B6ED3" w14:paraId="27624EF9" w14:textId="77777777" w:rsidTr="004B6ED3">
                              <w:tc>
                                <w:tcPr>
                                  <w:tcW w:w="750" w:type="dxa"/>
                                  <w:shd w:val="clear" w:color="auto" w:fill="auto"/>
                                  <w:noWrap/>
                                  <w:tcMar>
                                    <w:top w:w="0" w:type="dxa"/>
                                    <w:left w:w="150" w:type="dxa"/>
                                    <w:bottom w:w="0" w:type="dxa"/>
                                    <w:right w:w="150" w:type="dxa"/>
                                  </w:tcMar>
                                  <w:hideMark/>
                                </w:tcPr>
                                <w:p w14:paraId="04CF35F7"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C55EC98"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else if (PID&lt;-35) PID = -35;</w:t>
                                  </w:r>
                                </w:p>
                              </w:tc>
                            </w:tr>
                            <w:tr w:rsidR="004B6ED3" w:rsidRPr="004B6ED3" w14:paraId="6F1EDEC6" w14:textId="77777777" w:rsidTr="004B6ED3">
                              <w:tc>
                                <w:tcPr>
                                  <w:tcW w:w="750" w:type="dxa"/>
                                  <w:shd w:val="clear" w:color="auto" w:fill="FFFFFF"/>
                                  <w:noWrap/>
                                  <w:tcMar>
                                    <w:top w:w="0" w:type="dxa"/>
                                    <w:left w:w="150" w:type="dxa"/>
                                    <w:bottom w:w="0" w:type="dxa"/>
                                    <w:right w:w="150" w:type="dxa"/>
                                  </w:tcMar>
                                  <w:hideMark/>
                                </w:tcPr>
                                <w:p w14:paraId="017C7270"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E3EED35"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roofErr w:type="spellStart"/>
                                  <w:r w:rsidRPr="004B6ED3">
                                    <w:rPr>
                                      <w:rFonts w:ascii="Consolas" w:eastAsia="Times New Roman" w:hAnsi="Consolas" w:cs="Segoe UI"/>
                                      <w:color w:val="24292F"/>
                                      <w:sz w:val="18"/>
                                      <w:szCs w:val="18"/>
                                    </w:rPr>
                                    <w:t>Serial.print</w:t>
                                  </w:r>
                                  <w:proofErr w:type="spellEnd"/>
                                  <w:r w:rsidRPr="004B6ED3">
                                    <w:rPr>
                                      <w:rFonts w:ascii="Consolas" w:eastAsia="Times New Roman" w:hAnsi="Consolas" w:cs="Segoe UI"/>
                                      <w:color w:val="24292F"/>
                                      <w:sz w:val="18"/>
                                      <w:szCs w:val="18"/>
                                    </w:rPr>
                                    <w:t>(PID);</w:t>
                                  </w:r>
                                </w:p>
                              </w:tc>
                            </w:tr>
                            <w:tr w:rsidR="004B6ED3" w:rsidRPr="004B6ED3" w14:paraId="78D4FFB1" w14:textId="77777777" w:rsidTr="004B6ED3">
                              <w:tc>
                                <w:tcPr>
                                  <w:tcW w:w="750" w:type="dxa"/>
                                  <w:shd w:val="clear" w:color="auto" w:fill="auto"/>
                                  <w:noWrap/>
                                  <w:tcMar>
                                    <w:top w:w="0" w:type="dxa"/>
                                    <w:left w:w="150" w:type="dxa"/>
                                    <w:bottom w:w="0" w:type="dxa"/>
                                    <w:right w:w="150" w:type="dxa"/>
                                  </w:tcMar>
                                  <w:hideMark/>
                                </w:tcPr>
                                <w:p w14:paraId="0E553314"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59539BD"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PID = 30;</w:t>
                                  </w:r>
                                </w:p>
                              </w:tc>
                            </w:tr>
                            <w:tr w:rsidR="004B6ED3" w:rsidRPr="004B6ED3" w14:paraId="6CB39877" w14:textId="77777777" w:rsidTr="004B6ED3">
                              <w:tc>
                                <w:tcPr>
                                  <w:tcW w:w="750" w:type="dxa"/>
                                  <w:shd w:val="clear" w:color="auto" w:fill="FFFFFF"/>
                                  <w:noWrap/>
                                  <w:tcMar>
                                    <w:top w:w="0" w:type="dxa"/>
                                    <w:left w:w="150" w:type="dxa"/>
                                    <w:bottom w:w="0" w:type="dxa"/>
                                    <w:right w:w="150" w:type="dxa"/>
                                  </w:tcMar>
                                  <w:hideMark/>
                                </w:tcPr>
                                <w:p w14:paraId="1E622935"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6D38C21"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roofErr w:type="spellStart"/>
                                  <w:r w:rsidRPr="004B6ED3">
                                    <w:rPr>
                                      <w:rFonts w:ascii="Consolas" w:eastAsia="Times New Roman" w:hAnsi="Consolas" w:cs="Segoe UI"/>
                                      <w:color w:val="24292F"/>
                                      <w:sz w:val="18"/>
                                      <w:szCs w:val="18"/>
                                    </w:rPr>
                                    <w:t>Serial.print</w:t>
                                  </w:r>
                                  <w:proofErr w:type="spellEnd"/>
                                  <w:r w:rsidRPr="004B6ED3">
                                    <w:rPr>
                                      <w:rFonts w:ascii="Consolas" w:eastAsia="Times New Roman" w:hAnsi="Consolas" w:cs="Segoe UI"/>
                                      <w:color w:val="24292F"/>
                                      <w:sz w:val="18"/>
                                      <w:szCs w:val="18"/>
                                    </w:rPr>
                                    <w:t>(timer);</w:t>
                                  </w:r>
                                  <w:proofErr w:type="spellStart"/>
                                  <w:r w:rsidRPr="004B6ED3">
                                    <w:rPr>
                                      <w:rFonts w:ascii="Consolas" w:eastAsia="Times New Roman" w:hAnsi="Consolas" w:cs="Segoe UI"/>
                                      <w:color w:val="24292F"/>
                                      <w:sz w:val="18"/>
                                      <w:szCs w:val="18"/>
                                    </w:rPr>
                                    <w:t>Serial.print</w:t>
                                  </w:r>
                                  <w:proofErr w:type="spellEnd"/>
                                  <w:r w:rsidRPr="004B6ED3">
                                    <w:rPr>
                                      <w:rFonts w:ascii="Consolas" w:eastAsia="Times New Roman" w:hAnsi="Consolas" w:cs="Segoe UI"/>
                                      <w:color w:val="24292F"/>
                                      <w:sz w:val="18"/>
                                      <w:szCs w:val="18"/>
                                    </w:rPr>
                                    <w:t>(",");</w:t>
                                  </w:r>
                                  <w:proofErr w:type="spellStart"/>
                                  <w:r w:rsidRPr="004B6ED3">
                                    <w:rPr>
                                      <w:rFonts w:ascii="Consolas" w:eastAsia="Times New Roman" w:hAnsi="Consolas" w:cs="Segoe UI"/>
                                      <w:color w:val="24292F"/>
                                      <w:sz w:val="18"/>
                                      <w:szCs w:val="18"/>
                                    </w:rPr>
                                    <w:t>Serial.println</w:t>
                                  </w:r>
                                  <w:proofErr w:type="spellEnd"/>
                                  <w:r w:rsidRPr="004B6ED3">
                                    <w:rPr>
                                      <w:rFonts w:ascii="Consolas" w:eastAsia="Times New Roman" w:hAnsi="Consolas" w:cs="Segoe UI"/>
                                      <w:color w:val="24292F"/>
                                      <w:sz w:val="18"/>
                                      <w:szCs w:val="18"/>
                                    </w:rPr>
                                    <w:t>(</w:t>
                                  </w:r>
                                  <w:proofErr w:type="spellStart"/>
                                  <w:r w:rsidRPr="004B6ED3">
                                    <w:rPr>
                                      <w:rFonts w:ascii="Consolas" w:eastAsia="Times New Roman" w:hAnsi="Consolas" w:cs="Segoe UI"/>
                                      <w:color w:val="24292F"/>
                                      <w:sz w:val="18"/>
                                      <w:szCs w:val="18"/>
                                    </w:rPr>
                                    <w:t>kalAngleX</w:t>
                                  </w:r>
                                  <w:proofErr w:type="spellEnd"/>
                                  <w:r w:rsidRPr="004B6ED3">
                                    <w:rPr>
                                      <w:rFonts w:ascii="Consolas" w:eastAsia="Times New Roman" w:hAnsi="Consolas" w:cs="Segoe UI"/>
                                      <w:color w:val="24292F"/>
                                      <w:sz w:val="18"/>
                                      <w:szCs w:val="18"/>
                                    </w:rPr>
                                    <w:t>);</w:t>
                                  </w:r>
                                </w:p>
                              </w:tc>
                            </w:tr>
                            <w:tr w:rsidR="004B6ED3" w:rsidRPr="004B6ED3" w14:paraId="706FC90B" w14:textId="77777777" w:rsidTr="004B6ED3">
                              <w:tc>
                                <w:tcPr>
                                  <w:tcW w:w="750" w:type="dxa"/>
                                  <w:shd w:val="clear" w:color="auto" w:fill="auto"/>
                                  <w:noWrap/>
                                  <w:tcMar>
                                    <w:top w:w="0" w:type="dxa"/>
                                    <w:left w:w="150" w:type="dxa"/>
                                    <w:bottom w:w="0" w:type="dxa"/>
                                    <w:right w:w="150" w:type="dxa"/>
                                  </w:tcMar>
                                  <w:hideMark/>
                                </w:tcPr>
                                <w:p w14:paraId="40ECFC33"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E940AD0"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actuate();</w:t>
                                  </w:r>
                                </w:p>
                              </w:tc>
                            </w:tr>
                            <w:tr w:rsidR="004B6ED3" w:rsidRPr="004B6ED3" w14:paraId="59E48386" w14:textId="77777777" w:rsidTr="004B6ED3">
                              <w:tc>
                                <w:tcPr>
                                  <w:tcW w:w="750" w:type="dxa"/>
                                  <w:shd w:val="clear" w:color="auto" w:fill="FFFFFF"/>
                                  <w:noWrap/>
                                  <w:tcMar>
                                    <w:top w:w="0" w:type="dxa"/>
                                    <w:left w:w="150" w:type="dxa"/>
                                    <w:bottom w:w="0" w:type="dxa"/>
                                    <w:right w:w="150" w:type="dxa"/>
                                  </w:tcMar>
                                  <w:hideMark/>
                                </w:tcPr>
                                <w:p w14:paraId="0B809207"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E6EC0BA"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w:t>
                                  </w:r>
                                </w:p>
                              </w:tc>
                            </w:tr>
                          </w:tbl>
                          <w:p w14:paraId="76052EBB" w14:textId="3B54BF95" w:rsidR="004B6ED3" w:rsidRDefault="004B6E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28C0D" id="_x0000_s1027" type="#_x0000_t202" style="position:absolute;margin-left:2.25pt;margin-top:35.75pt;width:455.25pt;height:507.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">
                <v:textbox>
                  <w:txbxContent>
                    <w:p w14:paraId="3AAC5610" w14:textId="3D46885A" w:rsidR="004B6ED3" w:rsidRDefault="004B6ED3"/>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7909"/>
                      </w:tblGrid>
                      <w:tr w:rsidR="004B6ED3" w:rsidRPr="004B6ED3" w14:paraId="2AC2F6BD" w14:textId="77777777" w:rsidTr="004B6ED3">
                        <w:trPr>
                          <w:gridAfter w:val="1"/>
                        </w:trPr>
                        <w:tc>
                          <w:tcPr>
                            <w:tcW w:w="0" w:type="auto"/>
                            <w:shd w:val="clear" w:color="auto" w:fill="auto"/>
                            <w:tcMar>
                              <w:top w:w="0" w:type="dxa"/>
                              <w:left w:w="150" w:type="dxa"/>
                              <w:bottom w:w="0" w:type="dxa"/>
                              <w:right w:w="150" w:type="dxa"/>
                            </w:tcMar>
                            <w:hideMark/>
                          </w:tcPr>
                          <w:p w14:paraId="006E83CD"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void loop() {</w:t>
                            </w:r>
                          </w:p>
                        </w:tc>
                      </w:tr>
                      <w:tr w:rsidR="004B6ED3" w:rsidRPr="004B6ED3" w14:paraId="40B54D72" w14:textId="77777777" w:rsidTr="004B6ED3">
                        <w:tc>
                          <w:tcPr>
                            <w:tcW w:w="750" w:type="dxa"/>
                            <w:shd w:val="clear" w:color="auto" w:fill="FFFFFF"/>
                            <w:noWrap/>
                            <w:tcMar>
                              <w:top w:w="0" w:type="dxa"/>
                              <w:left w:w="150" w:type="dxa"/>
                              <w:bottom w:w="0" w:type="dxa"/>
                              <w:right w:w="150" w:type="dxa"/>
                            </w:tcMar>
                            <w:hideMark/>
                          </w:tcPr>
                          <w:p w14:paraId="14806B09"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D96E3FE"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roofErr w:type="spellStart"/>
                            <w:r w:rsidRPr="004B6ED3">
                              <w:rPr>
                                <w:rFonts w:ascii="Consolas" w:eastAsia="Times New Roman" w:hAnsi="Consolas" w:cs="Segoe UI"/>
                                <w:color w:val="24292F"/>
                                <w:sz w:val="18"/>
                                <w:szCs w:val="18"/>
                              </w:rPr>
                              <w:t>readMPU</w:t>
                            </w:r>
                            <w:proofErr w:type="spellEnd"/>
                            <w:r w:rsidRPr="004B6ED3">
                              <w:rPr>
                                <w:rFonts w:ascii="Consolas" w:eastAsia="Times New Roman" w:hAnsi="Consolas" w:cs="Segoe UI"/>
                                <w:color w:val="24292F"/>
                                <w:sz w:val="18"/>
                                <w:szCs w:val="18"/>
                              </w:rPr>
                              <w:t>();</w:t>
                            </w:r>
                          </w:p>
                        </w:tc>
                      </w:tr>
                      <w:tr w:rsidR="004B6ED3" w:rsidRPr="004B6ED3" w14:paraId="12BC1C02" w14:textId="77777777" w:rsidTr="004B6ED3">
                        <w:tc>
                          <w:tcPr>
                            <w:tcW w:w="750" w:type="dxa"/>
                            <w:shd w:val="clear" w:color="auto" w:fill="auto"/>
                            <w:noWrap/>
                            <w:tcMar>
                              <w:top w:w="0" w:type="dxa"/>
                              <w:left w:w="150" w:type="dxa"/>
                              <w:bottom w:w="0" w:type="dxa"/>
                              <w:right w:w="150" w:type="dxa"/>
                            </w:tcMar>
                            <w:hideMark/>
                          </w:tcPr>
                          <w:p w14:paraId="0668D929"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F5FA14E"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roofErr w:type="spellStart"/>
                            <w:r w:rsidRPr="004B6ED3">
                              <w:rPr>
                                <w:rFonts w:ascii="Consolas" w:eastAsia="Times New Roman" w:hAnsi="Consolas" w:cs="Segoe UI"/>
                                <w:color w:val="24292F"/>
                                <w:sz w:val="18"/>
                                <w:szCs w:val="18"/>
                              </w:rPr>
                              <w:t>Serial.print</w:t>
                            </w:r>
                            <w:proofErr w:type="spellEnd"/>
                            <w:r w:rsidRPr="004B6ED3">
                              <w:rPr>
                                <w:rFonts w:ascii="Consolas" w:eastAsia="Times New Roman" w:hAnsi="Consolas" w:cs="Segoe UI"/>
                                <w:color w:val="24292F"/>
                                <w:sz w:val="18"/>
                                <w:szCs w:val="18"/>
                              </w:rPr>
                              <w:t>("Angle: ");Serial.print(kalAngleX);Serial.print("\t\t");Serial.print("PID: ");</w:t>
                            </w:r>
                          </w:p>
                        </w:tc>
                      </w:tr>
                      <w:tr w:rsidR="004B6ED3" w:rsidRPr="004B6ED3" w14:paraId="22B109BE" w14:textId="77777777" w:rsidTr="004B6ED3">
                        <w:tc>
                          <w:tcPr>
                            <w:tcW w:w="750" w:type="dxa"/>
                            <w:shd w:val="clear" w:color="auto" w:fill="FFFFFF"/>
                            <w:noWrap/>
                            <w:tcMar>
                              <w:top w:w="0" w:type="dxa"/>
                              <w:left w:w="150" w:type="dxa"/>
                              <w:bottom w:w="0" w:type="dxa"/>
                              <w:right w:w="150" w:type="dxa"/>
                            </w:tcMar>
                            <w:hideMark/>
                          </w:tcPr>
                          <w:p w14:paraId="558B3724"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8CF45AE"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
                        </w:tc>
                      </w:tr>
                      <w:tr w:rsidR="004B6ED3" w:rsidRPr="004B6ED3" w14:paraId="4D54398F" w14:textId="77777777" w:rsidTr="004B6ED3">
                        <w:tc>
                          <w:tcPr>
                            <w:tcW w:w="750" w:type="dxa"/>
                            <w:shd w:val="clear" w:color="auto" w:fill="auto"/>
                            <w:noWrap/>
                            <w:tcMar>
                              <w:top w:w="0" w:type="dxa"/>
                              <w:left w:w="150" w:type="dxa"/>
                              <w:bottom w:w="0" w:type="dxa"/>
                              <w:right w:w="150" w:type="dxa"/>
                            </w:tcMar>
                            <w:hideMark/>
                          </w:tcPr>
                          <w:p w14:paraId="7CCF7637"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DF72506"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//control logic</w:t>
                            </w:r>
                          </w:p>
                        </w:tc>
                      </w:tr>
                      <w:tr w:rsidR="004B6ED3" w:rsidRPr="004B6ED3" w14:paraId="3A38CFD0" w14:textId="77777777" w:rsidTr="004B6ED3">
                        <w:tc>
                          <w:tcPr>
                            <w:tcW w:w="750" w:type="dxa"/>
                            <w:shd w:val="clear" w:color="auto" w:fill="FFFFFF"/>
                            <w:noWrap/>
                            <w:tcMar>
                              <w:top w:w="0" w:type="dxa"/>
                              <w:left w:w="150" w:type="dxa"/>
                              <w:bottom w:w="0" w:type="dxa"/>
                              <w:right w:w="150" w:type="dxa"/>
                            </w:tcMar>
                            <w:hideMark/>
                          </w:tcPr>
                          <w:p w14:paraId="33310FBF"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C35E255"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roofErr w:type="spellStart"/>
                            <w:r w:rsidRPr="004B6ED3">
                              <w:rPr>
                                <w:rFonts w:ascii="Consolas" w:eastAsia="Times New Roman" w:hAnsi="Consolas" w:cs="Segoe UI"/>
                                <w:color w:val="24292F"/>
                                <w:sz w:val="18"/>
                                <w:szCs w:val="18"/>
                              </w:rPr>
                              <w:t>previous_error</w:t>
                            </w:r>
                            <w:proofErr w:type="spellEnd"/>
                            <w:r w:rsidRPr="004B6ED3">
                              <w:rPr>
                                <w:rFonts w:ascii="Consolas" w:eastAsia="Times New Roman" w:hAnsi="Consolas" w:cs="Segoe UI"/>
                                <w:color w:val="24292F"/>
                                <w:sz w:val="18"/>
                                <w:szCs w:val="18"/>
                              </w:rPr>
                              <w:t xml:space="preserve"> = error;</w:t>
                            </w:r>
                          </w:p>
                        </w:tc>
                      </w:tr>
                      <w:tr w:rsidR="004B6ED3" w:rsidRPr="004B6ED3" w14:paraId="40434720" w14:textId="77777777" w:rsidTr="004B6ED3">
                        <w:tc>
                          <w:tcPr>
                            <w:tcW w:w="750" w:type="dxa"/>
                            <w:shd w:val="clear" w:color="auto" w:fill="auto"/>
                            <w:noWrap/>
                            <w:tcMar>
                              <w:top w:w="0" w:type="dxa"/>
                              <w:left w:w="150" w:type="dxa"/>
                              <w:bottom w:w="0" w:type="dxa"/>
                              <w:right w:w="150" w:type="dxa"/>
                            </w:tcMar>
                            <w:hideMark/>
                          </w:tcPr>
                          <w:p w14:paraId="30893EFF"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C428DB6" w14:textId="4CB77BE8"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error = </w:t>
                            </w:r>
                            <w:proofErr w:type="spellStart"/>
                            <w:r w:rsidRPr="004B6ED3">
                              <w:rPr>
                                <w:rFonts w:ascii="Consolas" w:eastAsia="Times New Roman" w:hAnsi="Consolas" w:cs="Segoe UI"/>
                                <w:color w:val="24292F"/>
                                <w:sz w:val="18"/>
                                <w:szCs w:val="18"/>
                              </w:rPr>
                              <w:t>kalAngleX</w:t>
                            </w:r>
                            <w:proofErr w:type="spellEnd"/>
                            <w:r w:rsidRPr="004B6ED3">
                              <w:rPr>
                                <w:rFonts w:ascii="Consolas" w:eastAsia="Times New Roman" w:hAnsi="Consolas" w:cs="Segoe UI"/>
                                <w:color w:val="24292F"/>
                                <w:sz w:val="18"/>
                                <w:szCs w:val="18"/>
                              </w:rPr>
                              <w:t xml:space="preserve"> - </w:t>
                            </w:r>
                            <w:proofErr w:type="spellStart"/>
                            <w:r w:rsidRPr="004B6ED3">
                              <w:rPr>
                                <w:rFonts w:ascii="Consolas" w:eastAsia="Times New Roman" w:hAnsi="Consolas" w:cs="Segoe UI"/>
                                <w:color w:val="24292F"/>
                                <w:sz w:val="18"/>
                                <w:szCs w:val="18"/>
                              </w:rPr>
                              <w:t>desired_angle</w:t>
                            </w:r>
                            <w:proofErr w:type="spellEnd"/>
                            <w:r w:rsidRPr="004B6ED3">
                              <w:rPr>
                                <w:rFonts w:ascii="Consolas" w:eastAsia="Times New Roman" w:hAnsi="Consolas" w:cs="Segoe UI"/>
                                <w:color w:val="24292F"/>
                                <w:sz w:val="18"/>
                                <w:szCs w:val="18"/>
                              </w:rPr>
                              <w:t>;</w:t>
                            </w:r>
                            <w:r w:rsidR="00D76828">
                              <w:rPr>
                                <w:rFonts w:ascii="Consolas" w:eastAsia="Times New Roman" w:hAnsi="Consolas" w:cs="Segoe UI"/>
                                <w:color w:val="24292F"/>
                                <w:sz w:val="18"/>
                                <w:szCs w:val="18"/>
                              </w:rPr>
                              <w:t xml:space="preserve"> //</w:t>
                            </w:r>
                            <w:proofErr w:type="spellStart"/>
                            <w:r w:rsidR="00D76828">
                              <w:rPr>
                                <w:rFonts w:ascii="Consolas" w:eastAsia="Times New Roman" w:hAnsi="Consolas" w:cs="Segoe UI"/>
                                <w:color w:val="24292F"/>
                                <w:sz w:val="18"/>
                                <w:szCs w:val="18"/>
                              </w:rPr>
                              <w:t>kalAngleX</w:t>
                            </w:r>
                            <w:proofErr w:type="spellEnd"/>
                            <w:r w:rsidR="00D76828">
                              <w:rPr>
                                <w:rFonts w:ascii="Consolas" w:eastAsia="Times New Roman" w:hAnsi="Consolas" w:cs="Segoe UI"/>
                                <w:color w:val="24292F"/>
                                <w:sz w:val="18"/>
                                <w:szCs w:val="18"/>
                              </w:rPr>
                              <w:t xml:space="preserve"> comes from MPU, desired angle is set to zero degrees</w:t>
                            </w:r>
                          </w:p>
                        </w:tc>
                      </w:tr>
                      <w:tr w:rsidR="004B6ED3" w:rsidRPr="004B6ED3" w14:paraId="71F9D033" w14:textId="77777777" w:rsidTr="004B6ED3">
                        <w:tc>
                          <w:tcPr>
                            <w:tcW w:w="750" w:type="dxa"/>
                            <w:shd w:val="clear" w:color="auto" w:fill="FFFFFF"/>
                            <w:noWrap/>
                            <w:tcMar>
                              <w:top w:w="0" w:type="dxa"/>
                              <w:left w:w="150" w:type="dxa"/>
                              <w:bottom w:w="0" w:type="dxa"/>
                              <w:right w:w="150" w:type="dxa"/>
                            </w:tcMar>
                            <w:hideMark/>
                          </w:tcPr>
                          <w:p w14:paraId="700C5F74"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5B6D443"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roofErr w:type="spellStart"/>
                            <w:r w:rsidRPr="004B6ED3">
                              <w:rPr>
                                <w:rFonts w:ascii="Consolas" w:eastAsia="Times New Roman" w:hAnsi="Consolas" w:cs="Segoe UI"/>
                                <w:color w:val="24292F"/>
                                <w:sz w:val="18"/>
                                <w:szCs w:val="18"/>
                              </w:rPr>
                              <w:t>pid_p</w:t>
                            </w:r>
                            <w:proofErr w:type="spellEnd"/>
                            <w:r w:rsidRPr="004B6ED3">
                              <w:rPr>
                                <w:rFonts w:ascii="Consolas" w:eastAsia="Times New Roman" w:hAnsi="Consolas" w:cs="Segoe UI"/>
                                <w:color w:val="24292F"/>
                                <w:sz w:val="18"/>
                                <w:szCs w:val="18"/>
                              </w:rPr>
                              <w:t xml:space="preserve"> = </w:t>
                            </w:r>
                            <w:proofErr w:type="spellStart"/>
                            <w:r w:rsidRPr="004B6ED3">
                              <w:rPr>
                                <w:rFonts w:ascii="Consolas" w:eastAsia="Times New Roman" w:hAnsi="Consolas" w:cs="Segoe UI"/>
                                <w:color w:val="24292F"/>
                                <w:sz w:val="18"/>
                                <w:szCs w:val="18"/>
                              </w:rPr>
                              <w:t>kp</w:t>
                            </w:r>
                            <w:proofErr w:type="spellEnd"/>
                            <w:r w:rsidRPr="004B6ED3">
                              <w:rPr>
                                <w:rFonts w:ascii="Consolas" w:eastAsia="Times New Roman" w:hAnsi="Consolas" w:cs="Segoe UI"/>
                                <w:color w:val="24292F"/>
                                <w:sz w:val="18"/>
                                <w:szCs w:val="18"/>
                              </w:rPr>
                              <w:t>*error;</w:t>
                            </w:r>
                          </w:p>
                        </w:tc>
                      </w:tr>
                      <w:tr w:rsidR="004B6ED3" w:rsidRPr="004B6ED3" w14:paraId="33FE335B" w14:textId="77777777" w:rsidTr="004B6ED3">
                        <w:tc>
                          <w:tcPr>
                            <w:tcW w:w="750" w:type="dxa"/>
                            <w:shd w:val="clear" w:color="auto" w:fill="auto"/>
                            <w:noWrap/>
                            <w:tcMar>
                              <w:top w:w="0" w:type="dxa"/>
                              <w:left w:w="150" w:type="dxa"/>
                              <w:bottom w:w="0" w:type="dxa"/>
                              <w:right w:w="150" w:type="dxa"/>
                            </w:tcMar>
                            <w:hideMark/>
                          </w:tcPr>
                          <w:p w14:paraId="17B527C5"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BC37222"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
                        </w:tc>
                      </w:tr>
                      <w:tr w:rsidR="004B6ED3" w:rsidRPr="004B6ED3" w14:paraId="5517920C" w14:textId="77777777" w:rsidTr="004B6ED3">
                        <w:tc>
                          <w:tcPr>
                            <w:tcW w:w="750" w:type="dxa"/>
                            <w:shd w:val="clear" w:color="auto" w:fill="FFFFFF"/>
                            <w:noWrap/>
                            <w:tcMar>
                              <w:top w:w="0" w:type="dxa"/>
                              <w:left w:w="150" w:type="dxa"/>
                              <w:bottom w:w="0" w:type="dxa"/>
                              <w:right w:w="150" w:type="dxa"/>
                            </w:tcMar>
                            <w:hideMark/>
                          </w:tcPr>
                          <w:p w14:paraId="3A04FBF5"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C42ADEF"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if(-3 &lt;error &lt;3)</w:t>
                            </w:r>
                          </w:p>
                        </w:tc>
                      </w:tr>
                      <w:tr w:rsidR="004B6ED3" w:rsidRPr="004B6ED3" w14:paraId="43202EBE" w14:textId="77777777" w:rsidTr="004B6ED3">
                        <w:tc>
                          <w:tcPr>
                            <w:tcW w:w="750" w:type="dxa"/>
                            <w:shd w:val="clear" w:color="auto" w:fill="auto"/>
                            <w:noWrap/>
                            <w:tcMar>
                              <w:top w:w="0" w:type="dxa"/>
                              <w:left w:w="150" w:type="dxa"/>
                              <w:bottom w:w="0" w:type="dxa"/>
                              <w:right w:w="150" w:type="dxa"/>
                            </w:tcMar>
                            <w:hideMark/>
                          </w:tcPr>
                          <w:p w14:paraId="044AC9AE"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427BA3A"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
                        </w:tc>
                      </w:tr>
                      <w:tr w:rsidR="004B6ED3" w:rsidRPr="004B6ED3" w14:paraId="0D61646A" w14:textId="77777777" w:rsidTr="004B6ED3">
                        <w:tc>
                          <w:tcPr>
                            <w:tcW w:w="750" w:type="dxa"/>
                            <w:shd w:val="clear" w:color="auto" w:fill="FFFFFF"/>
                            <w:noWrap/>
                            <w:tcMar>
                              <w:top w:w="0" w:type="dxa"/>
                              <w:left w:w="150" w:type="dxa"/>
                              <w:bottom w:w="0" w:type="dxa"/>
                              <w:right w:w="150" w:type="dxa"/>
                            </w:tcMar>
                            <w:hideMark/>
                          </w:tcPr>
                          <w:p w14:paraId="44AE0989"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3B0B6CB"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roofErr w:type="spellStart"/>
                            <w:r w:rsidRPr="004B6ED3">
                              <w:rPr>
                                <w:rFonts w:ascii="Consolas" w:eastAsia="Times New Roman" w:hAnsi="Consolas" w:cs="Segoe UI"/>
                                <w:color w:val="24292F"/>
                                <w:sz w:val="18"/>
                                <w:szCs w:val="18"/>
                              </w:rPr>
                              <w:t>pid_i</w:t>
                            </w:r>
                            <w:proofErr w:type="spellEnd"/>
                            <w:r w:rsidRPr="004B6ED3">
                              <w:rPr>
                                <w:rFonts w:ascii="Consolas" w:eastAsia="Times New Roman" w:hAnsi="Consolas" w:cs="Segoe UI"/>
                                <w:color w:val="24292F"/>
                                <w:sz w:val="18"/>
                                <w:szCs w:val="18"/>
                              </w:rPr>
                              <w:t xml:space="preserve"> = </w:t>
                            </w:r>
                            <w:proofErr w:type="spellStart"/>
                            <w:r w:rsidRPr="004B6ED3">
                              <w:rPr>
                                <w:rFonts w:ascii="Consolas" w:eastAsia="Times New Roman" w:hAnsi="Consolas" w:cs="Segoe UI"/>
                                <w:color w:val="24292F"/>
                                <w:sz w:val="18"/>
                                <w:szCs w:val="18"/>
                              </w:rPr>
                              <w:t>pid_i</w:t>
                            </w:r>
                            <w:proofErr w:type="spellEnd"/>
                            <w:r w:rsidRPr="004B6ED3">
                              <w:rPr>
                                <w:rFonts w:ascii="Consolas" w:eastAsia="Times New Roman" w:hAnsi="Consolas" w:cs="Segoe UI"/>
                                <w:color w:val="24292F"/>
                                <w:sz w:val="18"/>
                                <w:szCs w:val="18"/>
                              </w:rPr>
                              <w:t>+(</w:t>
                            </w:r>
                            <w:proofErr w:type="spellStart"/>
                            <w:r w:rsidRPr="004B6ED3">
                              <w:rPr>
                                <w:rFonts w:ascii="Consolas" w:eastAsia="Times New Roman" w:hAnsi="Consolas" w:cs="Segoe UI"/>
                                <w:color w:val="24292F"/>
                                <w:sz w:val="18"/>
                                <w:szCs w:val="18"/>
                              </w:rPr>
                              <w:t>ki</w:t>
                            </w:r>
                            <w:proofErr w:type="spellEnd"/>
                            <w:r w:rsidRPr="004B6ED3">
                              <w:rPr>
                                <w:rFonts w:ascii="Consolas" w:eastAsia="Times New Roman" w:hAnsi="Consolas" w:cs="Segoe UI"/>
                                <w:color w:val="24292F"/>
                                <w:sz w:val="18"/>
                                <w:szCs w:val="18"/>
                              </w:rPr>
                              <w:t xml:space="preserve">*error);  </w:t>
                            </w:r>
                          </w:p>
                        </w:tc>
                      </w:tr>
                      <w:tr w:rsidR="004B6ED3" w:rsidRPr="004B6ED3" w14:paraId="6FCACFC2" w14:textId="77777777" w:rsidTr="004B6ED3">
                        <w:tc>
                          <w:tcPr>
                            <w:tcW w:w="750" w:type="dxa"/>
                            <w:shd w:val="clear" w:color="auto" w:fill="auto"/>
                            <w:noWrap/>
                            <w:tcMar>
                              <w:top w:w="0" w:type="dxa"/>
                              <w:left w:w="150" w:type="dxa"/>
                              <w:bottom w:w="0" w:type="dxa"/>
                              <w:right w:w="150" w:type="dxa"/>
                            </w:tcMar>
                            <w:hideMark/>
                          </w:tcPr>
                          <w:p w14:paraId="6C55E1BD"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5C20872"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
                        </w:tc>
                      </w:tr>
                      <w:tr w:rsidR="004B6ED3" w:rsidRPr="004B6ED3" w14:paraId="67E1E4A5" w14:textId="77777777" w:rsidTr="004B6ED3">
                        <w:tc>
                          <w:tcPr>
                            <w:tcW w:w="750" w:type="dxa"/>
                            <w:shd w:val="clear" w:color="auto" w:fill="FFFFFF"/>
                            <w:noWrap/>
                            <w:tcMar>
                              <w:top w:w="0" w:type="dxa"/>
                              <w:left w:w="150" w:type="dxa"/>
                              <w:bottom w:w="0" w:type="dxa"/>
                              <w:right w:w="150" w:type="dxa"/>
                            </w:tcMar>
                            <w:hideMark/>
                          </w:tcPr>
                          <w:p w14:paraId="52913738"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8002EFF" w14:textId="77777777" w:rsidR="004B6ED3" w:rsidRPr="004B6ED3" w:rsidRDefault="004B6ED3" w:rsidP="004B6ED3">
                            <w:pPr>
                              <w:spacing w:after="0" w:line="300" w:lineRule="atLeast"/>
                              <w:rPr>
                                <w:rFonts w:ascii="Consolas" w:eastAsia="Times New Roman" w:hAnsi="Consolas" w:cs="Segoe UI"/>
                                <w:color w:val="24292F"/>
                                <w:sz w:val="18"/>
                                <w:szCs w:val="18"/>
                              </w:rPr>
                            </w:pPr>
                          </w:p>
                          <w:p w14:paraId="2A17A356" w14:textId="77777777" w:rsidR="004B6ED3" w:rsidRPr="004B6ED3" w:rsidRDefault="004B6ED3" w:rsidP="004B6ED3">
                            <w:pPr>
                              <w:spacing w:after="0" w:line="300" w:lineRule="atLeast"/>
                              <w:jc w:val="right"/>
                              <w:rPr>
                                <w:rFonts w:ascii="Times New Roman" w:eastAsia="Times New Roman" w:hAnsi="Times New Roman" w:cs="Times New Roman"/>
                                <w:sz w:val="20"/>
                                <w:szCs w:val="20"/>
                              </w:rPr>
                            </w:pPr>
                          </w:p>
                        </w:tc>
                      </w:tr>
                      <w:tr w:rsidR="004B6ED3" w:rsidRPr="004B6ED3" w14:paraId="662DDE3D" w14:textId="77777777" w:rsidTr="004B6ED3">
                        <w:tc>
                          <w:tcPr>
                            <w:tcW w:w="750" w:type="dxa"/>
                            <w:shd w:val="clear" w:color="auto" w:fill="auto"/>
                            <w:noWrap/>
                            <w:tcMar>
                              <w:top w:w="0" w:type="dxa"/>
                              <w:left w:w="150" w:type="dxa"/>
                              <w:bottom w:w="0" w:type="dxa"/>
                              <w:right w:w="150" w:type="dxa"/>
                            </w:tcMar>
                            <w:hideMark/>
                          </w:tcPr>
                          <w:p w14:paraId="600D75F1" w14:textId="77777777" w:rsidR="004B6ED3" w:rsidRPr="004B6ED3" w:rsidRDefault="004B6ED3" w:rsidP="004B6ED3">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7F727CE2"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roofErr w:type="spellStart"/>
                            <w:r w:rsidRPr="004B6ED3">
                              <w:rPr>
                                <w:rFonts w:ascii="Consolas" w:eastAsia="Times New Roman" w:hAnsi="Consolas" w:cs="Segoe UI"/>
                                <w:color w:val="24292F"/>
                                <w:sz w:val="18"/>
                                <w:szCs w:val="18"/>
                              </w:rPr>
                              <w:t>pid_d</w:t>
                            </w:r>
                            <w:proofErr w:type="spellEnd"/>
                            <w:r w:rsidRPr="004B6ED3">
                              <w:rPr>
                                <w:rFonts w:ascii="Consolas" w:eastAsia="Times New Roman" w:hAnsi="Consolas" w:cs="Segoe UI"/>
                                <w:color w:val="24292F"/>
                                <w:sz w:val="18"/>
                                <w:szCs w:val="18"/>
                              </w:rPr>
                              <w:t xml:space="preserve"> = </w:t>
                            </w:r>
                            <w:proofErr w:type="spellStart"/>
                            <w:r w:rsidRPr="004B6ED3">
                              <w:rPr>
                                <w:rFonts w:ascii="Consolas" w:eastAsia="Times New Roman" w:hAnsi="Consolas" w:cs="Segoe UI"/>
                                <w:color w:val="24292F"/>
                                <w:sz w:val="18"/>
                                <w:szCs w:val="18"/>
                              </w:rPr>
                              <w:t>kd</w:t>
                            </w:r>
                            <w:proofErr w:type="spellEnd"/>
                            <w:r w:rsidRPr="004B6ED3">
                              <w:rPr>
                                <w:rFonts w:ascii="Consolas" w:eastAsia="Times New Roman" w:hAnsi="Consolas" w:cs="Segoe UI"/>
                                <w:color w:val="24292F"/>
                                <w:sz w:val="18"/>
                                <w:szCs w:val="18"/>
                              </w:rPr>
                              <w:t xml:space="preserve">*((error - </w:t>
                            </w:r>
                            <w:proofErr w:type="spellStart"/>
                            <w:r w:rsidRPr="004B6ED3">
                              <w:rPr>
                                <w:rFonts w:ascii="Consolas" w:eastAsia="Times New Roman" w:hAnsi="Consolas" w:cs="Segoe UI"/>
                                <w:color w:val="24292F"/>
                                <w:sz w:val="18"/>
                                <w:szCs w:val="18"/>
                              </w:rPr>
                              <w:t>previous_error</w:t>
                            </w:r>
                            <w:proofErr w:type="spellEnd"/>
                            <w:r w:rsidRPr="004B6ED3">
                              <w:rPr>
                                <w:rFonts w:ascii="Consolas" w:eastAsia="Times New Roman" w:hAnsi="Consolas" w:cs="Segoe UI"/>
                                <w:color w:val="24292F"/>
                                <w:sz w:val="18"/>
                                <w:szCs w:val="18"/>
                              </w:rPr>
                              <w:t>)/</w:t>
                            </w:r>
                            <w:proofErr w:type="spellStart"/>
                            <w:r w:rsidRPr="004B6ED3">
                              <w:rPr>
                                <w:rFonts w:ascii="Consolas" w:eastAsia="Times New Roman" w:hAnsi="Consolas" w:cs="Segoe UI"/>
                                <w:color w:val="24292F"/>
                                <w:sz w:val="18"/>
                                <w:szCs w:val="18"/>
                              </w:rPr>
                              <w:t>dt</w:t>
                            </w:r>
                            <w:proofErr w:type="spellEnd"/>
                            <w:r w:rsidRPr="004B6ED3">
                              <w:rPr>
                                <w:rFonts w:ascii="Consolas" w:eastAsia="Times New Roman" w:hAnsi="Consolas" w:cs="Segoe UI"/>
                                <w:color w:val="24292F"/>
                                <w:sz w:val="18"/>
                                <w:szCs w:val="18"/>
                              </w:rPr>
                              <w:t>);</w:t>
                            </w:r>
                          </w:p>
                        </w:tc>
                      </w:tr>
                      <w:tr w:rsidR="004B6ED3" w:rsidRPr="004B6ED3" w14:paraId="21472874" w14:textId="77777777" w:rsidTr="004B6ED3">
                        <w:tc>
                          <w:tcPr>
                            <w:tcW w:w="750" w:type="dxa"/>
                            <w:shd w:val="clear" w:color="auto" w:fill="FFFFFF"/>
                            <w:noWrap/>
                            <w:tcMar>
                              <w:top w:w="0" w:type="dxa"/>
                              <w:left w:w="150" w:type="dxa"/>
                              <w:bottom w:w="0" w:type="dxa"/>
                              <w:right w:w="150" w:type="dxa"/>
                            </w:tcMar>
                            <w:hideMark/>
                          </w:tcPr>
                          <w:p w14:paraId="08B3B8FC"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1CC4175" w14:textId="77777777" w:rsidR="004B6ED3" w:rsidRPr="004B6ED3" w:rsidRDefault="004B6ED3" w:rsidP="004B6ED3">
                            <w:pPr>
                              <w:spacing w:after="0" w:line="300" w:lineRule="atLeast"/>
                              <w:rPr>
                                <w:rFonts w:ascii="Consolas" w:eastAsia="Times New Roman" w:hAnsi="Consolas" w:cs="Segoe UI"/>
                                <w:color w:val="24292F"/>
                                <w:sz w:val="18"/>
                                <w:szCs w:val="18"/>
                              </w:rPr>
                            </w:pPr>
                          </w:p>
                          <w:p w14:paraId="43F82242" w14:textId="77777777" w:rsidR="004B6ED3" w:rsidRPr="004B6ED3" w:rsidRDefault="004B6ED3" w:rsidP="004B6ED3">
                            <w:pPr>
                              <w:spacing w:after="0" w:line="300" w:lineRule="atLeast"/>
                              <w:jc w:val="right"/>
                              <w:rPr>
                                <w:rFonts w:ascii="Times New Roman" w:eastAsia="Times New Roman" w:hAnsi="Times New Roman" w:cs="Times New Roman"/>
                                <w:sz w:val="20"/>
                                <w:szCs w:val="20"/>
                              </w:rPr>
                            </w:pPr>
                          </w:p>
                        </w:tc>
                      </w:tr>
                      <w:tr w:rsidR="004B6ED3" w:rsidRPr="004B6ED3" w14:paraId="509C87B2" w14:textId="77777777" w:rsidTr="004B6ED3">
                        <w:tc>
                          <w:tcPr>
                            <w:tcW w:w="750" w:type="dxa"/>
                            <w:shd w:val="clear" w:color="auto" w:fill="auto"/>
                            <w:noWrap/>
                            <w:tcMar>
                              <w:top w:w="0" w:type="dxa"/>
                              <w:left w:w="150" w:type="dxa"/>
                              <w:bottom w:w="0" w:type="dxa"/>
                              <w:right w:w="150" w:type="dxa"/>
                            </w:tcMar>
                            <w:hideMark/>
                          </w:tcPr>
                          <w:p w14:paraId="41E7A1E3" w14:textId="77777777" w:rsidR="004B6ED3" w:rsidRPr="004B6ED3" w:rsidRDefault="004B6ED3" w:rsidP="004B6ED3">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6E3A60B2"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PID = </w:t>
                            </w:r>
                            <w:proofErr w:type="spellStart"/>
                            <w:r w:rsidRPr="004B6ED3">
                              <w:rPr>
                                <w:rFonts w:ascii="Consolas" w:eastAsia="Times New Roman" w:hAnsi="Consolas" w:cs="Segoe UI"/>
                                <w:color w:val="24292F"/>
                                <w:sz w:val="18"/>
                                <w:szCs w:val="18"/>
                              </w:rPr>
                              <w:t>pid_p</w:t>
                            </w:r>
                            <w:proofErr w:type="spellEnd"/>
                            <w:r w:rsidRPr="004B6ED3">
                              <w:rPr>
                                <w:rFonts w:ascii="Consolas" w:eastAsia="Times New Roman" w:hAnsi="Consolas" w:cs="Segoe UI"/>
                                <w:color w:val="24292F"/>
                                <w:sz w:val="18"/>
                                <w:szCs w:val="18"/>
                              </w:rPr>
                              <w:t xml:space="preserve"> + </w:t>
                            </w:r>
                            <w:proofErr w:type="spellStart"/>
                            <w:r w:rsidRPr="004B6ED3">
                              <w:rPr>
                                <w:rFonts w:ascii="Consolas" w:eastAsia="Times New Roman" w:hAnsi="Consolas" w:cs="Segoe UI"/>
                                <w:color w:val="24292F"/>
                                <w:sz w:val="18"/>
                                <w:szCs w:val="18"/>
                              </w:rPr>
                              <w:t>pid_i</w:t>
                            </w:r>
                            <w:proofErr w:type="spellEnd"/>
                            <w:r w:rsidRPr="004B6ED3">
                              <w:rPr>
                                <w:rFonts w:ascii="Consolas" w:eastAsia="Times New Roman" w:hAnsi="Consolas" w:cs="Segoe UI"/>
                                <w:color w:val="24292F"/>
                                <w:sz w:val="18"/>
                                <w:szCs w:val="18"/>
                              </w:rPr>
                              <w:t xml:space="preserve"> + </w:t>
                            </w:r>
                            <w:proofErr w:type="spellStart"/>
                            <w:r w:rsidRPr="004B6ED3">
                              <w:rPr>
                                <w:rFonts w:ascii="Consolas" w:eastAsia="Times New Roman" w:hAnsi="Consolas" w:cs="Segoe UI"/>
                                <w:color w:val="24292F"/>
                                <w:sz w:val="18"/>
                                <w:szCs w:val="18"/>
                              </w:rPr>
                              <w:t>pid_d</w:t>
                            </w:r>
                            <w:proofErr w:type="spellEnd"/>
                            <w:r w:rsidRPr="004B6ED3">
                              <w:rPr>
                                <w:rFonts w:ascii="Consolas" w:eastAsia="Times New Roman" w:hAnsi="Consolas" w:cs="Segoe UI"/>
                                <w:color w:val="24292F"/>
                                <w:sz w:val="18"/>
                                <w:szCs w:val="18"/>
                              </w:rPr>
                              <w:t>;</w:t>
                            </w:r>
                          </w:p>
                        </w:tc>
                      </w:tr>
                      <w:tr w:rsidR="004B6ED3" w:rsidRPr="004B6ED3" w14:paraId="333EA1BA" w14:textId="77777777" w:rsidTr="004B6ED3">
                        <w:tc>
                          <w:tcPr>
                            <w:tcW w:w="750" w:type="dxa"/>
                            <w:shd w:val="clear" w:color="auto" w:fill="FFFFFF"/>
                            <w:noWrap/>
                            <w:tcMar>
                              <w:top w:w="0" w:type="dxa"/>
                              <w:left w:w="150" w:type="dxa"/>
                              <w:bottom w:w="0" w:type="dxa"/>
                              <w:right w:w="150" w:type="dxa"/>
                            </w:tcMar>
                            <w:hideMark/>
                          </w:tcPr>
                          <w:p w14:paraId="200E9B65"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B6C4276"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if (PID&gt;35) PID = 35;</w:t>
                            </w:r>
                          </w:p>
                        </w:tc>
                      </w:tr>
                      <w:tr w:rsidR="004B6ED3" w:rsidRPr="004B6ED3" w14:paraId="27624EF9" w14:textId="77777777" w:rsidTr="004B6ED3">
                        <w:tc>
                          <w:tcPr>
                            <w:tcW w:w="750" w:type="dxa"/>
                            <w:shd w:val="clear" w:color="auto" w:fill="auto"/>
                            <w:noWrap/>
                            <w:tcMar>
                              <w:top w:w="0" w:type="dxa"/>
                              <w:left w:w="150" w:type="dxa"/>
                              <w:bottom w:w="0" w:type="dxa"/>
                              <w:right w:w="150" w:type="dxa"/>
                            </w:tcMar>
                            <w:hideMark/>
                          </w:tcPr>
                          <w:p w14:paraId="04CF35F7"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C55EC98"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else if (PID&lt;-35) PID = -35;</w:t>
                            </w:r>
                          </w:p>
                        </w:tc>
                      </w:tr>
                      <w:tr w:rsidR="004B6ED3" w:rsidRPr="004B6ED3" w14:paraId="6F1EDEC6" w14:textId="77777777" w:rsidTr="004B6ED3">
                        <w:tc>
                          <w:tcPr>
                            <w:tcW w:w="750" w:type="dxa"/>
                            <w:shd w:val="clear" w:color="auto" w:fill="FFFFFF"/>
                            <w:noWrap/>
                            <w:tcMar>
                              <w:top w:w="0" w:type="dxa"/>
                              <w:left w:w="150" w:type="dxa"/>
                              <w:bottom w:w="0" w:type="dxa"/>
                              <w:right w:w="150" w:type="dxa"/>
                            </w:tcMar>
                            <w:hideMark/>
                          </w:tcPr>
                          <w:p w14:paraId="017C7270"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E3EED35"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roofErr w:type="spellStart"/>
                            <w:r w:rsidRPr="004B6ED3">
                              <w:rPr>
                                <w:rFonts w:ascii="Consolas" w:eastAsia="Times New Roman" w:hAnsi="Consolas" w:cs="Segoe UI"/>
                                <w:color w:val="24292F"/>
                                <w:sz w:val="18"/>
                                <w:szCs w:val="18"/>
                              </w:rPr>
                              <w:t>Serial.print</w:t>
                            </w:r>
                            <w:proofErr w:type="spellEnd"/>
                            <w:r w:rsidRPr="004B6ED3">
                              <w:rPr>
                                <w:rFonts w:ascii="Consolas" w:eastAsia="Times New Roman" w:hAnsi="Consolas" w:cs="Segoe UI"/>
                                <w:color w:val="24292F"/>
                                <w:sz w:val="18"/>
                                <w:szCs w:val="18"/>
                              </w:rPr>
                              <w:t>(PID);</w:t>
                            </w:r>
                          </w:p>
                        </w:tc>
                      </w:tr>
                      <w:tr w:rsidR="004B6ED3" w:rsidRPr="004B6ED3" w14:paraId="78D4FFB1" w14:textId="77777777" w:rsidTr="004B6ED3">
                        <w:tc>
                          <w:tcPr>
                            <w:tcW w:w="750" w:type="dxa"/>
                            <w:shd w:val="clear" w:color="auto" w:fill="auto"/>
                            <w:noWrap/>
                            <w:tcMar>
                              <w:top w:w="0" w:type="dxa"/>
                              <w:left w:w="150" w:type="dxa"/>
                              <w:bottom w:w="0" w:type="dxa"/>
                              <w:right w:w="150" w:type="dxa"/>
                            </w:tcMar>
                            <w:hideMark/>
                          </w:tcPr>
                          <w:p w14:paraId="0E553314"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59539BD"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PID = 30;</w:t>
                            </w:r>
                          </w:p>
                        </w:tc>
                      </w:tr>
                      <w:tr w:rsidR="004B6ED3" w:rsidRPr="004B6ED3" w14:paraId="6CB39877" w14:textId="77777777" w:rsidTr="004B6ED3">
                        <w:tc>
                          <w:tcPr>
                            <w:tcW w:w="750" w:type="dxa"/>
                            <w:shd w:val="clear" w:color="auto" w:fill="FFFFFF"/>
                            <w:noWrap/>
                            <w:tcMar>
                              <w:top w:w="0" w:type="dxa"/>
                              <w:left w:w="150" w:type="dxa"/>
                              <w:bottom w:w="0" w:type="dxa"/>
                              <w:right w:w="150" w:type="dxa"/>
                            </w:tcMar>
                            <w:hideMark/>
                          </w:tcPr>
                          <w:p w14:paraId="1E622935"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6D38C21"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w:t>
                            </w:r>
                            <w:proofErr w:type="spellStart"/>
                            <w:r w:rsidRPr="004B6ED3">
                              <w:rPr>
                                <w:rFonts w:ascii="Consolas" w:eastAsia="Times New Roman" w:hAnsi="Consolas" w:cs="Segoe UI"/>
                                <w:color w:val="24292F"/>
                                <w:sz w:val="18"/>
                                <w:szCs w:val="18"/>
                              </w:rPr>
                              <w:t>Serial.print</w:t>
                            </w:r>
                            <w:proofErr w:type="spellEnd"/>
                            <w:r w:rsidRPr="004B6ED3">
                              <w:rPr>
                                <w:rFonts w:ascii="Consolas" w:eastAsia="Times New Roman" w:hAnsi="Consolas" w:cs="Segoe UI"/>
                                <w:color w:val="24292F"/>
                                <w:sz w:val="18"/>
                                <w:szCs w:val="18"/>
                              </w:rPr>
                              <w:t>(timer);</w:t>
                            </w:r>
                            <w:proofErr w:type="spellStart"/>
                            <w:r w:rsidRPr="004B6ED3">
                              <w:rPr>
                                <w:rFonts w:ascii="Consolas" w:eastAsia="Times New Roman" w:hAnsi="Consolas" w:cs="Segoe UI"/>
                                <w:color w:val="24292F"/>
                                <w:sz w:val="18"/>
                                <w:szCs w:val="18"/>
                              </w:rPr>
                              <w:t>Serial.print</w:t>
                            </w:r>
                            <w:proofErr w:type="spellEnd"/>
                            <w:r w:rsidRPr="004B6ED3">
                              <w:rPr>
                                <w:rFonts w:ascii="Consolas" w:eastAsia="Times New Roman" w:hAnsi="Consolas" w:cs="Segoe UI"/>
                                <w:color w:val="24292F"/>
                                <w:sz w:val="18"/>
                                <w:szCs w:val="18"/>
                              </w:rPr>
                              <w:t>(",");</w:t>
                            </w:r>
                            <w:proofErr w:type="spellStart"/>
                            <w:r w:rsidRPr="004B6ED3">
                              <w:rPr>
                                <w:rFonts w:ascii="Consolas" w:eastAsia="Times New Roman" w:hAnsi="Consolas" w:cs="Segoe UI"/>
                                <w:color w:val="24292F"/>
                                <w:sz w:val="18"/>
                                <w:szCs w:val="18"/>
                              </w:rPr>
                              <w:t>Serial.println</w:t>
                            </w:r>
                            <w:proofErr w:type="spellEnd"/>
                            <w:r w:rsidRPr="004B6ED3">
                              <w:rPr>
                                <w:rFonts w:ascii="Consolas" w:eastAsia="Times New Roman" w:hAnsi="Consolas" w:cs="Segoe UI"/>
                                <w:color w:val="24292F"/>
                                <w:sz w:val="18"/>
                                <w:szCs w:val="18"/>
                              </w:rPr>
                              <w:t>(</w:t>
                            </w:r>
                            <w:proofErr w:type="spellStart"/>
                            <w:r w:rsidRPr="004B6ED3">
                              <w:rPr>
                                <w:rFonts w:ascii="Consolas" w:eastAsia="Times New Roman" w:hAnsi="Consolas" w:cs="Segoe UI"/>
                                <w:color w:val="24292F"/>
                                <w:sz w:val="18"/>
                                <w:szCs w:val="18"/>
                              </w:rPr>
                              <w:t>kalAngleX</w:t>
                            </w:r>
                            <w:proofErr w:type="spellEnd"/>
                            <w:r w:rsidRPr="004B6ED3">
                              <w:rPr>
                                <w:rFonts w:ascii="Consolas" w:eastAsia="Times New Roman" w:hAnsi="Consolas" w:cs="Segoe UI"/>
                                <w:color w:val="24292F"/>
                                <w:sz w:val="18"/>
                                <w:szCs w:val="18"/>
                              </w:rPr>
                              <w:t>);</w:t>
                            </w:r>
                          </w:p>
                        </w:tc>
                      </w:tr>
                      <w:tr w:rsidR="004B6ED3" w:rsidRPr="004B6ED3" w14:paraId="706FC90B" w14:textId="77777777" w:rsidTr="004B6ED3">
                        <w:tc>
                          <w:tcPr>
                            <w:tcW w:w="750" w:type="dxa"/>
                            <w:shd w:val="clear" w:color="auto" w:fill="auto"/>
                            <w:noWrap/>
                            <w:tcMar>
                              <w:top w:w="0" w:type="dxa"/>
                              <w:left w:w="150" w:type="dxa"/>
                              <w:bottom w:w="0" w:type="dxa"/>
                              <w:right w:w="150" w:type="dxa"/>
                            </w:tcMar>
                            <w:hideMark/>
                          </w:tcPr>
                          <w:p w14:paraId="40ECFC33"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E940AD0"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 xml:space="preserve">  actuate();</w:t>
                            </w:r>
                          </w:p>
                        </w:tc>
                      </w:tr>
                      <w:tr w:rsidR="004B6ED3" w:rsidRPr="004B6ED3" w14:paraId="59E48386" w14:textId="77777777" w:rsidTr="004B6ED3">
                        <w:tc>
                          <w:tcPr>
                            <w:tcW w:w="750" w:type="dxa"/>
                            <w:shd w:val="clear" w:color="auto" w:fill="FFFFFF"/>
                            <w:noWrap/>
                            <w:tcMar>
                              <w:top w:w="0" w:type="dxa"/>
                              <w:left w:w="150" w:type="dxa"/>
                              <w:bottom w:w="0" w:type="dxa"/>
                              <w:right w:w="150" w:type="dxa"/>
                            </w:tcMar>
                            <w:hideMark/>
                          </w:tcPr>
                          <w:p w14:paraId="0B809207" w14:textId="77777777" w:rsidR="004B6ED3" w:rsidRPr="004B6ED3" w:rsidRDefault="004B6ED3" w:rsidP="004B6ED3">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E6EC0BA" w14:textId="77777777" w:rsidR="004B6ED3" w:rsidRPr="004B6ED3" w:rsidRDefault="004B6ED3" w:rsidP="004B6ED3">
                            <w:pPr>
                              <w:spacing w:after="0" w:line="300" w:lineRule="atLeast"/>
                              <w:rPr>
                                <w:rFonts w:ascii="Consolas" w:eastAsia="Times New Roman" w:hAnsi="Consolas" w:cs="Segoe UI"/>
                                <w:color w:val="24292F"/>
                                <w:sz w:val="18"/>
                                <w:szCs w:val="18"/>
                              </w:rPr>
                            </w:pPr>
                            <w:r w:rsidRPr="004B6ED3">
                              <w:rPr>
                                <w:rFonts w:ascii="Consolas" w:eastAsia="Times New Roman" w:hAnsi="Consolas" w:cs="Segoe UI"/>
                                <w:color w:val="24292F"/>
                                <w:sz w:val="18"/>
                                <w:szCs w:val="18"/>
                              </w:rPr>
                              <w:t>}</w:t>
                            </w:r>
                          </w:p>
                        </w:tc>
                      </w:tr>
                    </w:tbl>
                    <w:p w14:paraId="76052EBB" w14:textId="3B54BF95" w:rsidR="004B6ED3" w:rsidRDefault="004B6ED3"/>
                  </w:txbxContent>
                </v:textbox>
                <w10:wrap type="square"/>
              </v:shape>
            </w:pict>
          </mc:Fallback>
        </mc:AlternateContent>
      </w:r>
      <w:r w:rsidR="00D76828">
        <w:rPr>
          <w:rFonts w:ascii="Times New Roman" w:eastAsia="Times New Roman" w:hAnsi="Times New Roman" w:cs="Times New Roman"/>
          <w:b/>
          <w:bCs/>
          <w:color w:val="000000"/>
          <w:sz w:val="24"/>
          <w:szCs w:val="24"/>
        </w:rPr>
        <w:t>Control Code Logic</w:t>
      </w:r>
    </w:p>
    <w:p w14:paraId="29E02E33" w14:textId="7BC0F413" w:rsidR="004B6ED3" w:rsidRDefault="004B6ED3" w:rsidP="00B9311A">
      <w:pPr>
        <w:spacing w:after="0" w:line="240" w:lineRule="auto"/>
        <w:rPr>
          <w:rFonts w:ascii="Times New Roman" w:eastAsia="Times New Roman" w:hAnsi="Times New Roman" w:cs="Times New Roman"/>
          <w:bCs/>
          <w:color w:val="000000"/>
          <w:sz w:val="24"/>
          <w:szCs w:val="24"/>
        </w:rPr>
      </w:pPr>
    </w:p>
    <w:p w14:paraId="5EC26B2B" w14:textId="77777777" w:rsidR="00C0241B" w:rsidRDefault="00C0241B" w:rsidP="00B9311A">
      <w:pPr>
        <w:spacing w:after="0" w:line="240" w:lineRule="auto"/>
        <w:rPr>
          <w:rFonts w:ascii="Times New Roman" w:eastAsia="Times New Roman" w:hAnsi="Times New Roman" w:cs="Times New Roman"/>
          <w:b/>
          <w:bCs/>
          <w:color w:val="000000"/>
          <w:sz w:val="24"/>
          <w:szCs w:val="24"/>
        </w:rPr>
      </w:pPr>
    </w:p>
    <w:p w14:paraId="63962E5B" w14:textId="77777777" w:rsidR="00C0241B" w:rsidRDefault="00C0241B" w:rsidP="00B9311A">
      <w:pPr>
        <w:spacing w:after="0" w:line="240" w:lineRule="auto"/>
        <w:rPr>
          <w:rFonts w:ascii="Times New Roman" w:eastAsia="Times New Roman" w:hAnsi="Times New Roman" w:cs="Times New Roman"/>
          <w:b/>
          <w:bCs/>
          <w:color w:val="000000"/>
          <w:sz w:val="24"/>
          <w:szCs w:val="24"/>
        </w:rPr>
      </w:pPr>
    </w:p>
    <w:p w14:paraId="137D3BD1" w14:textId="77777777" w:rsidR="00C0241B" w:rsidRDefault="00C0241B" w:rsidP="00B9311A">
      <w:pPr>
        <w:spacing w:after="0" w:line="240" w:lineRule="auto"/>
        <w:rPr>
          <w:rFonts w:ascii="Times New Roman" w:eastAsia="Times New Roman" w:hAnsi="Times New Roman" w:cs="Times New Roman"/>
          <w:b/>
          <w:bCs/>
          <w:color w:val="000000"/>
          <w:sz w:val="24"/>
          <w:szCs w:val="24"/>
        </w:rPr>
      </w:pPr>
    </w:p>
    <w:p w14:paraId="466C83D6" w14:textId="77777777" w:rsidR="00C0241B" w:rsidRDefault="00C0241B" w:rsidP="00B9311A">
      <w:pPr>
        <w:spacing w:after="0" w:line="240" w:lineRule="auto"/>
        <w:rPr>
          <w:rFonts w:ascii="Times New Roman" w:eastAsia="Times New Roman" w:hAnsi="Times New Roman" w:cs="Times New Roman"/>
          <w:b/>
          <w:bCs/>
          <w:color w:val="000000"/>
          <w:sz w:val="24"/>
          <w:szCs w:val="24"/>
        </w:rPr>
      </w:pPr>
    </w:p>
    <w:p w14:paraId="4C0A8A73" w14:textId="77777777" w:rsidR="00C0241B" w:rsidRDefault="00C0241B" w:rsidP="00B9311A">
      <w:pPr>
        <w:spacing w:after="0" w:line="240" w:lineRule="auto"/>
        <w:rPr>
          <w:rFonts w:ascii="Times New Roman" w:eastAsia="Times New Roman" w:hAnsi="Times New Roman" w:cs="Times New Roman"/>
          <w:b/>
          <w:bCs/>
          <w:color w:val="000000"/>
          <w:sz w:val="24"/>
          <w:szCs w:val="24"/>
        </w:rPr>
      </w:pPr>
    </w:p>
    <w:p w14:paraId="4B6E3239" w14:textId="77777777" w:rsidR="00C0241B" w:rsidRDefault="00C0241B" w:rsidP="00B9311A">
      <w:pPr>
        <w:spacing w:after="0" w:line="240" w:lineRule="auto"/>
        <w:rPr>
          <w:rFonts w:ascii="Times New Roman" w:eastAsia="Times New Roman" w:hAnsi="Times New Roman" w:cs="Times New Roman"/>
          <w:b/>
          <w:bCs/>
          <w:color w:val="000000"/>
          <w:sz w:val="24"/>
          <w:szCs w:val="24"/>
        </w:rPr>
      </w:pPr>
    </w:p>
    <w:p w14:paraId="5D898361" w14:textId="77777777" w:rsidR="00C0241B" w:rsidRDefault="00C0241B" w:rsidP="00B9311A">
      <w:pPr>
        <w:spacing w:after="0" w:line="240" w:lineRule="auto"/>
        <w:rPr>
          <w:rFonts w:ascii="Times New Roman" w:eastAsia="Times New Roman" w:hAnsi="Times New Roman" w:cs="Times New Roman"/>
          <w:b/>
          <w:bCs/>
          <w:color w:val="000000"/>
          <w:sz w:val="24"/>
          <w:szCs w:val="24"/>
        </w:rPr>
      </w:pPr>
    </w:p>
    <w:p w14:paraId="17891608" w14:textId="1F6E1FB0" w:rsidR="004B6ED3" w:rsidRDefault="00D76828" w:rsidP="00B9311A">
      <w:pPr>
        <w:spacing w:after="0" w:line="240" w:lineRule="auto"/>
        <w:rPr>
          <w:rFonts w:ascii="Times New Roman" w:eastAsia="Times New Roman" w:hAnsi="Times New Roman" w:cs="Times New Roman"/>
          <w:b/>
          <w:bCs/>
          <w:color w:val="000000"/>
          <w:sz w:val="24"/>
          <w:szCs w:val="24"/>
        </w:rPr>
      </w:pPr>
      <w:r w:rsidRPr="00D76828">
        <w:rPr>
          <w:rFonts w:ascii="Times New Roman" w:eastAsia="Times New Roman" w:hAnsi="Times New Roman" w:cs="Times New Roman"/>
          <w:b/>
          <w:bCs/>
          <w:color w:val="000000"/>
          <w:sz w:val="24"/>
          <w:szCs w:val="24"/>
        </w:rPr>
        <w:lastRenderedPageBreak/>
        <w:t>Code for Actuation</w:t>
      </w:r>
    </w:p>
    <w:p w14:paraId="7F8215CC" w14:textId="4FF4DC97" w:rsidR="00C0241B" w:rsidRPr="00D76828" w:rsidRDefault="00C0241B" w:rsidP="00B9311A">
      <w:pPr>
        <w:spacing w:after="0" w:line="240" w:lineRule="auto"/>
        <w:rPr>
          <w:rFonts w:ascii="Times New Roman" w:eastAsia="Times New Roman" w:hAnsi="Times New Roman" w:cs="Times New Roman"/>
          <w:b/>
          <w:bCs/>
          <w:color w:val="000000"/>
          <w:sz w:val="24"/>
          <w:szCs w:val="24"/>
        </w:rPr>
      </w:pPr>
      <w:r w:rsidRPr="00D76828">
        <w:rPr>
          <w:rFonts w:ascii="Times New Roman" w:eastAsia="Times New Roman" w:hAnsi="Times New Roman" w:cs="Times New Roman"/>
          <w:b/>
          <w:bCs/>
          <w:noProof/>
          <w:color w:val="000000"/>
          <w:sz w:val="24"/>
          <w:szCs w:val="24"/>
        </w:rPr>
        <mc:AlternateContent>
          <mc:Choice Requires="wps">
            <w:drawing>
              <wp:anchor distT="45720" distB="45720" distL="114300" distR="114300" simplePos="0" relativeHeight="251669504" behindDoc="0" locked="0" layoutInCell="1" allowOverlap="1" wp14:anchorId="7FBF7E71" wp14:editId="7062C356">
                <wp:simplePos x="0" y="0"/>
                <wp:positionH relativeFrom="column">
                  <wp:posOffset>0</wp:posOffset>
                </wp:positionH>
                <wp:positionV relativeFrom="paragraph">
                  <wp:posOffset>216535</wp:posOffset>
                </wp:positionV>
                <wp:extent cx="5829300" cy="3724275"/>
                <wp:effectExtent l="0" t="0" r="1905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724275"/>
                        </a:xfrm>
                        <a:prstGeom prst="rect">
                          <a:avLst/>
                        </a:prstGeom>
                        <a:solidFill>
                          <a:srgbClr val="FFFFFF"/>
                        </a:solidFill>
                        <a:ln w="9525">
                          <a:solidFill>
                            <a:srgbClr val="000000"/>
                          </a:solidFill>
                          <a:miter lim="800000"/>
                          <a:headEnd/>
                          <a:tailEnd/>
                        </a:ln>
                      </wps:spPr>
                      <wps:txbx>
                        <w:txbxContent>
                          <w:p w14:paraId="31DEA904" w14:textId="77777777" w:rsidR="00C0241B" w:rsidRDefault="00C0241B" w:rsidP="00C0241B"/>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6535"/>
                            </w:tblGrid>
                            <w:tr w:rsidR="00C0241B" w:rsidRPr="00D76828" w14:paraId="0DBBDCE8" w14:textId="77777777" w:rsidTr="00D76828">
                              <w:trPr>
                                <w:gridAfter w:val="1"/>
                              </w:trPr>
                              <w:tc>
                                <w:tcPr>
                                  <w:tcW w:w="0" w:type="auto"/>
                                  <w:shd w:val="clear" w:color="auto" w:fill="auto"/>
                                  <w:tcMar>
                                    <w:top w:w="0" w:type="dxa"/>
                                    <w:left w:w="150" w:type="dxa"/>
                                    <w:bottom w:w="0" w:type="dxa"/>
                                    <w:right w:w="150" w:type="dxa"/>
                                  </w:tcMar>
                                  <w:hideMark/>
                                </w:tcPr>
                                <w:p w14:paraId="4606CB8E"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void actuate()</w:t>
                                  </w:r>
                                </w:p>
                              </w:tc>
                            </w:tr>
                            <w:tr w:rsidR="00C0241B" w:rsidRPr="00D76828" w14:paraId="5D020C59" w14:textId="77777777" w:rsidTr="00D76828">
                              <w:tc>
                                <w:tcPr>
                                  <w:tcW w:w="750" w:type="dxa"/>
                                  <w:shd w:val="clear" w:color="auto" w:fill="FFFFFF"/>
                                  <w:noWrap/>
                                  <w:tcMar>
                                    <w:top w:w="0" w:type="dxa"/>
                                    <w:left w:w="150" w:type="dxa"/>
                                    <w:bottom w:w="0" w:type="dxa"/>
                                    <w:right w:w="150" w:type="dxa"/>
                                  </w:tcMar>
                                  <w:hideMark/>
                                </w:tcPr>
                                <w:p w14:paraId="7B166D58"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66DCA99"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w:t>
                                  </w:r>
                                </w:p>
                              </w:tc>
                            </w:tr>
                            <w:tr w:rsidR="00C0241B" w:rsidRPr="00D76828" w14:paraId="0BEEDC0A" w14:textId="77777777" w:rsidTr="00D76828">
                              <w:tc>
                                <w:tcPr>
                                  <w:tcW w:w="750" w:type="dxa"/>
                                  <w:shd w:val="clear" w:color="auto" w:fill="auto"/>
                                  <w:noWrap/>
                                  <w:tcMar>
                                    <w:top w:w="0" w:type="dxa"/>
                                    <w:left w:w="150" w:type="dxa"/>
                                    <w:bottom w:w="0" w:type="dxa"/>
                                    <w:right w:w="150" w:type="dxa"/>
                                  </w:tcMar>
                                  <w:hideMark/>
                                </w:tcPr>
                                <w:p w14:paraId="32A09816"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5F75118"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roofErr w:type="spellStart"/>
                                  <w:r w:rsidRPr="00D76828">
                                    <w:rPr>
                                      <w:rFonts w:ascii="Consolas" w:eastAsia="Times New Roman" w:hAnsi="Consolas" w:cs="Segoe UI"/>
                                      <w:color w:val="24292F"/>
                                      <w:sz w:val="18"/>
                                      <w:szCs w:val="18"/>
                                    </w:rPr>
                                    <w:t>motorSpeedA</w:t>
                                  </w:r>
                                  <w:proofErr w:type="spellEnd"/>
                                  <w:r w:rsidRPr="00D76828">
                                    <w:rPr>
                                      <w:rFonts w:ascii="Consolas" w:eastAsia="Times New Roman" w:hAnsi="Consolas" w:cs="Segoe UI"/>
                                      <w:color w:val="24292F"/>
                                      <w:sz w:val="18"/>
                                      <w:szCs w:val="18"/>
                                    </w:rPr>
                                    <w:t xml:space="preserve"> = map(abs(PID), 0, 35, 0, 255);</w:t>
                                  </w:r>
                                </w:p>
                              </w:tc>
                            </w:tr>
                            <w:tr w:rsidR="00C0241B" w:rsidRPr="00D76828" w14:paraId="0C5997DE" w14:textId="77777777" w:rsidTr="00D76828">
                              <w:tc>
                                <w:tcPr>
                                  <w:tcW w:w="750" w:type="dxa"/>
                                  <w:shd w:val="clear" w:color="auto" w:fill="FFFFFF"/>
                                  <w:noWrap/>
                                  <w:tcMar>
                                    <w:top w:w="0" w:type="dxa"/>
                                    <w:left w:w="150" w:type="dxa"/>
                                    <w:bottom w:w="0" w:type="dxa"/>
                                    <w:right w:w="150" w:type="dxa"/>
                                  </w:tcMar>
                                  <w:hideMark/>
                                </w:tcPr>
                                <w:p w14:paraId="657C28B3"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732364A"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roofErr w:type="spellStart"/>
                                  <w:r w:rsidRPr="00D76828">
                                    <w:rPr>
                                      <w:rFonts w:ascii="Consolas" w:eastAsia="Times New Roman" w:hAnsi="Consolas" w:cs="Segoe UI"/>
                                      <w:color w:val="24292F"/>
                                      <w:sz w:val="18"/>
                                      <w:szCs w:val="18"/>
                                    </w:rPr>
                                    <w:t>motorSpeedB</w:t>
                                  </w:r>
                                  <w:proofErr w:type="spellEnd"/>
                                  <w:r w:rsidRPr="00D76828">
                                    <w:rPr>
                                      <w:rFonts w:ascii="Consolas" w:eastAsia="Times New Roman" w:hAnsi="Consolas" w:cs="Segoe UI"/>
                                      <w:color w:val="24292F"/>
                                      <w:sz w:val="18"/>
                                      <w:szCs w:val="18"/>
                                    </w:rPr>
                                    <w:t xml:space="preserve"> = map(abs(PID), 0, 35, 0, 255);</w:t>
                                  </w:r>
                                </w:p>
                              </w:tc>
                            </w:tr>
                            <w:tr w:rsidR="00C0241B" w:rsidRPr="00D76828" w14:paraId="6C46C5F3" w14:textId="77777777" w:rsidTr="00D76828">
                              <w:tc>
                                <w:tcPr>
                                  <w:tcW w:w="750" w:type="dxa"/>
                                  <w:shd w:val="clear" w:color="auto" w:fill="auto"/>
                                  <w:noWrap/>
                                  <w:tcMar>
                                    <w:top w:w="0" w:type="dxa"/>
                                    <w:left w:w="150" w:type="dxa"/>
                                    <w:bottom w:w="0" w:type="dxa"/>
                                    <w:right w:w="150" w:type="dxa"/>
                                  </w:tcMar>
                                  <w:hideMark/>
                                </w:tcPr>
                                <w:p w14:paraId="6423D119"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D19A7CA"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roofErr w:type="spellStart"/>
                                  <w:r w:rsidRPr="00D76828">
                                    <w:rPr>
                                      <w:rFonts w:ascii="Consolas" w:eastAsia="Times New Roman" w:hAnsi="Consolas" w:cs="Segoe UI"/>
                                      <w:color w:val="24292F"/>
                                      <w:sz w:val="18"/>
                                      <w:szCs w:val="18"/>
                                    </w:rPr>
                                    <w:t>Serial.print</w:t>
                                  </w:r>
                                  <w:proofErr w:type="spellEnd"/>
                                  <w:r w:rsidRPr="00D76828">
                                    <w:rPr>
                                      <w:rFonts w:ascii="Consolas" w:eastAsia="Times New Roman" w:hAnsi="Consolas" w:cs="Segoe UI"/>
                                      <w:color w:val="24292F"/>
                                      <w:sz w:val="18"/>
                                      <w:szCs w:val="18"/>
                                    </w:rPr>
                                    <w:t>("\t\</w:t>
                                  </w:r>
                                  <w:proofErr w:type="spellStart"/>
                                  <w:r w:rsidRPr="00D76828">
                                    <w:rPr>
                                      <w:rFonts w:ascii="Consolas" w:eastAsia="Times New Roman" w:hAnsi="Consolas" w:cs="Segoe UI"/>
                                      <w:color w:val="24292F"/>
                                      <w:sz w:val="18"/>
                                      <w:szCs w:val="18"/>
                                    </w:rPr>
                                    <w:t>tmotor</w:t>
                                  </w:r>
                                  <w:proofErr w:type="spellEnd"/>
                                  <w:r w:rsidRPr="00D76828">
                                    <w:rPr>
                                      <w:rFonts w:ascii="Consolas" w:eastAsia="Times New Roman" w:hAnsi="Consolas" w:cs="Segoe UI"/>
                                      <w:color w:val="24292F"/>
                                      <w:sz w:val="18"/>
                                      <w:szCs w:val="18"/>
                                    </w:rPr>
                                    <w:t xml:space="preserve"> speed ");</w:t>
                                  </w:r>
                                  <w:proofErr w:type="spellStart"/>
                                  <w:r w:rsidRPr="00D76828">
                                    <w:rPr>
                                      <w:rFonts w:ascii="Consolas" w:eastAsia="Times New Roman" w:hAnsi="Consolas" w:cs="Segoe UI"/>
                                      <w:color w:val="24292F"/>
                                      <w:sz w:val="18"/>
                                      <w:szCs w:val="18"/>
                                    </w:rPr>
                                    <w:t>Serial.println</w:t>
                                  </w:r>
                                  <w:proofErr w:type="spellEnd"/>
                                  <w:r w:rsidRPr="00D76828">
                                    <w:rPr>
                                      <w:rFonts w:ascii="Consolas" w:eastAsia="Times New Roman" w:hAnsi="Consolas" w:cs="Segoe UI"/>
                                      <w:color w:val="24292F"/>
                                      <w:sz w:val="18"/>
                                      <w:szCs w:val="18"/>
                                    </w:rPr>
                                    <w:t>(</w:t>
                                  </w:r>
                                  <w:proofErr w:type="spellStart"/>
                                  <w:r w:rsidRPr="00D76828">
                                    <w:rPr>
                                      <w:rFonts w:ascii="Consolas" w:eastAsia="Times New Roman" w:hAnsi="Consolas" w:cs="Segoe UI"/>
                                      <w:color w:val="24292F"/>
                                      <w:sz w:val="18"/>
                                      <w:szCs w:val="18"/>
                                    </w:rPr>
                                    <w:t>motorSpeedA</w:t>
                                  </w:r>
                                  <w:proofErr w:type="spellEnd"/>
                                  <w:r w:rsidRPr="00D76828">
                                    <w:rPr>
                                      <w:rFonts w:ascii="Consolas" w:eastAsia="Times New Roman" w:hAnsi="Consolas" w:cs="Segoe UI"/>
                                      <w:color w:val="24292F"/>
                                      <w:sz w:val="18"/>
                                      <w:szCs w:val="18"/>
                                    </w:rPr>
                                    <w:t>);</w:t>
                                  </w:r>
                                </w:p>
                              </w:tc>
                            </w:tr>
                            <w:tr w:rsidR="00C0241B" w:rsidRPr="00D76828" w14:paraId="5E8BBB1A" w14:textId="77777777" w:rsidTr="00D76828">
                              <w:tc>
                                <w:tcPr>
                                  <w:tcW w:w="750" w:type="dxa"/>
                                  <w:shd w:val="clear" w:color="auto" w:fill="FFFFFF"/>
                                  <w:noWrap/>
                                  <w:tcMar>
                                    <w:top w:w="0" w:type="dxa"/>
                                    <w:left w:w="150" w:type="dxa"/>
                                    <w:bottom w:w="0" w:type="dxa"/>
                                    <w:right w:w="150" w:type="dxa"/>
                                  </w:tcMar>
                                  <w:hideMark/>
                                </w:tcPr>
                                <w:p w14:paraId="7224E5BF"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C8ED4F0"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if (PID &lt; 0)</w:t>
                                  </w:r>
                                  <w:r>
                                    <w:rPr>
                                      <w:rFonts w:ascii="Consolas" w:eastAsia="Times New Roman" w:hAnsi="Consolas" w:cs="Segoe UI"/>
                                      <w:color w:val="24292F"/>
                                      <w:sz w:val="18"/>
                                      <w:szCs w:val="18"/>
                                    </w:rPr>
                                    <w:t xml:space="preserve"> //clockwise angular rotation</w:t>
                                  </w:r>
                                </w:p>
                              </w:tc>
                            </w:tr>
                            <w:tr w:rsidR="00C0241B" w:rsidRPr="00D76828" w14:paraId="60F67694" w14:textId="77777777" w:rsidTr="00D76828">
                              <w:tc>
                                <w:tcPr>
                                  <w:tcW w:w="750" w:type="dxa"/>
                                  <w:shd w:val="clear" w:color="auto" w:fill="auto"/>
                                  <w:noWrap/>
                                  <w:tcMar>
                                    <w:top w:w="0" w:type="dxa"/>
                                    <w:left w:w="150" w:type="dxa"/>
                                    <w:bottom w:w="0" w:type="dxa"/>
                                    <w:right w:w="150" w:type="dxa"/>
                                  </w:tcMar>
                                  <w:hideMark/>
                                </w:tcPr>
                                <w:p w14:paraId="3195ABF6"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5F2DC33"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
                              </w:tc>
                            </w:tr>
                            <w:tr w:rsidR="00C0241B" w:rsidRPr="00D76828" w14:paraId="6B27D07C" w14:textId="77777777" w:rsidTr="00D76828">
                              <w:tc>
                                <w:tcPr>
                                  <w:tcW w:w="750" w:type="dxa"/>
                                  <w:shd w:val="clear" w:color="auto" w:fill="FFFFFF"/>
                                  <w:noWrap/>
                                  <w:tcMar>
                                    <w:top w:w="0" w:type="dxa"/>
                                    <w:left w:w="150" w:type="dxa"/>
                                    <w:bottom w:w="0" w:type="dxa"/>
                                    <w:right w:w="150" w:type="dxa"/>
                                  </w:tcMar>
                                  <w:hideMark/>
                                </w:tcPr>
                                <w:p w14:paraId="6A2FF4BD"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CCCE2DB"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roofErr w:type="spellStart"/>
                                  <w:r w:rsidRPr="00D76828">
                                    <w:rPr>
                                      <w:rFonts w:ascii="Consolas" w:eastAsia="Times New Roman" w:hAnsi="Consolas" w:cs="Segoe UI"/>
                                      <w:color w:val="24292F"/>
                                      <w:sz w:val="18"/>
                                      <w:szCs w:val="18"/>
                                    </w:rPr>
                                    <w:t>thrustAUp</w:t>
                                  </w:r>
                                  <w:proofErr w:type="spellEnd"/>
                                  <w:r w:rsidRPr="00D76828">
                                    <w:rPr>
                                      <w:rFonts w:ascii="Consolas" w:eastAsia="Times New Roman" w:hAnsi="Consolas" w:cs="Segoe UI"/>
                                      <w:color w:val="24292F"/>
                                      <w:sz w:val="18"/>
                                      <w:szCs w:val="18"/>
                                    </w:rPr>
                                    <w:t>();</w:t>
                                  </w:r>
                                  <w:r>
                                    <w:rPr>
                                      <w:rFonts w:ascii="Consolas" w:eastAsia="Times New Roman" w:hAnsi="Consolas" w:cs="Segoe UI"/>
                                      <w:color w:val="24292F"/>
                                      <w:sz w:val="18"/>
                                      <w:szCs w:val="18"/>
                                    </w:rPr>
                                    <w:t xml:space="preserve"> //left motor produces thrust upwards</w:t>
                                  </w:r>
                                </w:p>
                              </w:tc>
                            </w:tr>
                            <w:tr w:rsidR="00C0241B" w:rsidRPr="00D76828" w14:paraId="6361E46B" w14:textId="77777777" w:rsidTr="00D76828">
                              <w:tc>
                                <w:tcPr>
                                  <w:tcW w:w="750" w:type="dxa"/>
                                  <w:shd w:val="clear" w:color="auto" w:fill="auto"/>
                                  <w:noWrap/>
                                  <w:tcMar>
                                    <w:top w:w="0" w:type="dxa"/>
                                    <w:left w:w="150" w:type="dxa"/>
                                    <w:bottom w:w="0" w:type="dxa"/>
                                    <w:right w:w="150" w:type="dxa"/>
                                  </w:tcMar>
                                  <w:hideMark/>
                                </w:tcPr>
                                <w:p w14:paraId="71761895"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A9A0FED"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roofErr w:type="spellStart"/>
                                  <w:r w:rsidRPr="00D76828">
                                    <w:rPr>
                                      <w:rFonts w:ascii="Consolas" w:eastAsia="Times New Roman" w:hAnsi="Consolas" w:cs="Segoe UI"/>
                                      <w:color w:val="24292F"/>
                                      <w:sz w:val="18"/>
                                      <w:szCs w:val="18"/>
                                    </w:rPr>
                                    <w:t>thrustBDown</w:t>
                                  </w:r>
                                  <w:proofErr w:type="spellEnd"/>
                                  <w:r w:rsidRPr="00D76828">
                                    <w:rPr>
                                      <w:rFonts w:ascii="Consolas" w:eastAsia="Times New Roman" w:hAnsi="Consolas" w:cs="Segoe UI"/>
                                      <w:color w:val="24292F"/>
                                      <w:sz w:val="18"/>
                                      <w:szCs w:val="18"/>
                                    </w:rPr>
                                    <w:t>();</w:t>
                                  </w:r>
                                  <w:r>
                                    <w:rPr>
                                      <w:rFonts w:ascii="Consolas" w:eastAsia="Times New Roman" w:hAnsi="Consolas" w:cs="Segoe UI"/>
                                      <w:color w:val="24292F"/>
                                      <w:sz w:val="18"/>
                                      <w:szCs w:val="18"/>
                                    </w:rPr>
                                    <w:t>//right motor produces thrust downwards</w:t>
                                  </w:r>
                                </w:p>
                              </w:tc>
                            </w:tr>
                            <w:tr w:rsidR="00C0241B" w:rsidRPr="00D76828" w14:paraId="01A34503" w14:textId="77777777" w:rsidTr="00D76828">
                              <w:tc>
                                <w:tcPr>
                                  <w:tcW w:w="750" w:type="dxa"/>
                                  <w:shd w:val="clear" w:color="auto" w:fill="FFFFFF"/>
                                  <w:noWrap/>
                                  <w:tcMar>
                                    <w:top w:w="0" w:type="dxa"/>
                                    <w:left w:w="150" w:type="dxa"/>
                                    <w:bottom w:w="0" w:type="dxa"/>
                                    <w:right w:w="150" w:type="dxa"/>
                                  </w:tcMar>
                                  <w:hideMark/>
                                </w:tcPr>
                                <w:p w14:paraId="3D84B73C"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77654E3"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
                              </w:tc>
                            </w:tr>
                            <w:tr w:rsidR="00C0241B" w:rsidRPr="00D76828" w14:paraId="27E6A362" w14:textId="77777777" w:rsidTr="00D76828">
                              <w:tc>
                                <w:tcPr>
                                  <w:tcW w:w="750" w:type="dxa"/>
                                  <w:shd w:val="clear" w:color="auto" w:fill="auto"/>
                                  <w:noWrap/>
                                  <w:tcMar>
                                    <w:top w:w="0" w:type="dxa"/>
                                    <w:left w:w="150" w:type="dxa"/>
                                    <w:bottom w:w="0" w:type="dxa"/>
                                    <w:right w:w="150" w:type="dxa"/>
                                  </w:tcMar>
                                  <w:hideMark/>
                                </w:tcPr>
                                <w:p w14:paraId="6F9B2E92"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F5696DF"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else if (PID &gt; 0)</w:t>
                                  </w:r>
                                  <w:r>
                                    <w:rPr>
                                      <w:rFonts w:ascii="Consolas" w:eastAsia="Times New Roman" w:hAnsi="Consolas" w:cs="Segoe UI"/>
                                      <w:color w:val="24292F"/>
                                      <w:sz w:val="18"/>
                                      <w:szCs w:val="18"/>
                                    </w:rPr>
                                    <w:t xml:space="preserve"> //anticlockwise angular rotation</w:t>
                                  </w:r>
                                </w:p>
                              </w:tc>
                            </w:tr>
                            <w:tr w:rsidR="00C0241B" w:rsidRPr="00D76828" w14:paraId="4E63C4B2" w14:textId="77777777" w:rsidTr="00D76828">
                              <w:tc>
                                <w:tcPr>
                                  <w:tcW w:w="750" w:type="dxa"/>
                                  <w:shd w:val="clear" w:color="auto" w:fill="FFFFFF"/>
                                  <w:noWrap/>
                                  <w:tcMar>
                                    <w:top w:w="0" w:type="dxa"/>
                                    <w:left w:w="150" w:type="dxa"/>
                                    <w:bottom w:w="0" w:type="dxa"/>
                                    <w:right w:w="150" w:type="dxa"/>
                                  </w:tcMar>
                                  <w:hideMark/>
                                </w:tcPr>
                                <w:p w14:paraId="5616AD2F"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EFEC1F6"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
                              </w:tc>
                            </w:tr>
                            <w:tr w:rsidR="00C0241B" w:rsidRPr="00D76828" w14:paraId="14E3EEAA" w14:textId="77777777" w:rsidTr="00D76828">
                              <w:tc>
                                <w:tcPr>
                                  <w:tcW w:w="750" w:type="dxa"/>
                                  <w:shd w:val="clear" w:color="auto" w:fill="auto"/>
                                  <w:noWrap/>
                                  <w:tcMar>
                                    <w:top w:w="0" w:type="dxa"/>
                                    <w:left w:w="150" w:type="dxa"/>
                                    <w:bottom w:w="0" w:type="dxa"/>
                                    <w:right w:w="150" w:type="dxa"/>
                                  </w:tcMar>
                                  <w:hideMark/>
                                </w:tcPr>
                                <w:p w14:paraId="647DC1B2"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77CAC1F"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roofErr w:type="spellStart"/>
                                  <w:r w:rsidRPr="00D76828">
                                    <w:rPr>
                                      <w:rFonts w:ascii="Consolas" w:eastAsia="Times New Roman" w:hAnsi="Consolas" w:cs="Segoe UI"/>
                                      <w:color w:val="24292F"/>
                                      <w:sz w:val="18"/>
                                      <w:szCs w:val="18"/>
                                    </w:rPr>
                                    <w:t>thrustBUp</w:t>
                                  </w:r>
                                  <w:proofErr w:type="spellEnd"/>
                                  <w:r w:rsidRPr="00D76828">
                                    <w:rPr>
                                      <w:rFonts w:ascii="Consolas" w:eastAsia="Times New Roman" w:hAnsi="Consolas" w:cs="Segoe UI"/>
                                      <w:color w:val="24292F"/>
                                      <w:sz w:val="18"/>
                                      <w:szCs w:val="18"/>
                                    </w:rPr>
                                    <w:t>();</w:t>
                                  </w:r>
                                  <w:r>
                                    <w:rPr>
                                      <w:rFonts w:ascii="Consolas" w:eastAsia="Times New Roman" w:hAnsi="Consolas" w:cs="Segoe UI"/>
                                      <w:color w:val="24292F"/>
                                      <w:sz w:val="18"/>
                                      <w:szCs w:val="18"/>
                                    </w:rPr>
                                    <w:t>//right motor produces thrust upwards</w:t>
                                  </w:r>
                                </w:p>
                              </w:tc>
                            </w:tr>
                            <w:tr w:rsidR="00C0241B" w:rsidRPr="00D76828" w14:paraId="65BF7172" w14:textId="77777777" w:rsidTr="00D76828">
                              <w:tc>
                                <w:tcPr>
                                  <w:tcW w:w="750" w:type="dxa"/>
                                  <w:shd w:val="clear" w:color="auto" w:fill="FFFFFF"/>
                                  <w:noWrap/>
                                  <w:tcMar>
                                    <w:top w:w="0" w:type="dxa"/>
                                    <w:left w:w="150" w:type="dxa"/>
                                    <w:bottom w:w="0" w:type="dxa"/>
                                    <w:right w:w="150" w:type="dxa"/>
                                  </w:tcMar>
                                  <w:hideMark/>
                                </w:tcPr>
                                <w:p w14:paraId="0747BB97"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5F43C70"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roofErr w:type="spellStart"/>
                                  <w:r w:rsidRPr="00D76828">
                                    <w:rPr>
                                      <w:rFonts w:ascii="Consolas" w:eastAsia="Times New Roman" w:hAnsi="Consolas" w:cs="Segoe UI"/>
                                      <w:color w:val="24292F"/>
                                      <w:sz w:val="18"/>
                                      <w:szCs w:val="18"/>
                                    </w:rPr>
                                    <w:t>thrustADown</w:t>
                                  </w:r>
                                  <w:proofErr w:type="spellEnd"/>
                                  <w:r w:rsidRPr="00D76828">
                                    <w:rPr>
                                      <w:rFonts w:ascii="Consolas" w:eastAsia="Times New Roman" w:hAnsi="Consolas" w:cs="Segoe UI"/>
                                      <w:color w:val="24292F"/>
                                      <w:sz w:val="18"/>
                                      <w:szCs w:val="18"/>
                                    </w:rPr>
                                    <w:t>();</w:t>
                                  </w:r>
                                  <w:r>
                                    <w:rPr>
                                      <w:rFonts w:ascii="Consolas" w:eastAsia="Times New Roman" w:hAnsi="Consolas" w:cs="Segoe UI"/>
                                      <w:color w:val="24292F"/>
                                      <w:sz w:val="18"/>
                                      <w:szCs w:val="18"/>
                                    </w:rPr>
                                    <w:t>//left motor produces thrust downwards</w:t>
                                  </w:r>
                                </w:p>
                              </w:tc>
                            </w:tr>
                            <w:tr w:rsidR="00C0241B" w:rsidRPr="00D76828" w14:paraId="4F291425" w14:textId="77777777" w:rsidTr="00D76828">
                              <w:tc>
                                <w:tcPr>
                                  <w:tcW w:w="750" w:type="dxa"/>
                                  <w:shd w:val="clear" w:color="auto" w:fill="auto"/>
                                  <w:noWrap/>
                                  <w:tcMar>
                                    <w:top w:w="0" w:type="dxa"/>
                                    <w:left w:w="150" w:type="dxa"/>
                                    <w:bottom w:w="0" w:type="dxa"/>
                                    <w:right w:w="150" w:type="dxa"/>
                                  </w:tcMar>
                                  <w:hideMark/>
                                </w:tcPr>
                                <w:p w14:paraId="7C701DAB"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42F219A"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
                              </w:tc>
                            </w:tr>
                            <w:tr w:rsidR="00C0241B" w:rsidRPr="00D76828" w14:paraId="53E5337E" w14:textId="77777777" w:rsidTr="00D76828">
                              <w:tc>
                                <w:tcPr>
                                  <w:tcW w:w="750" w:type="dxa"/>
                                  <w:shd w:val="clear" w:color="auto" w:fill="FFFFFF"/>
                                  <w:noWrap/>
                                  <w:tcMar>
                                    <w:top w:w="0" w:type="dxa"/>
                                    <w:left w:w="150" w:type="dxa"/>
                                    <w:bottom w:w="0" w:type="dxa"/>
                                    <w:right w:w="150" w:type="dxa"/>
                                  </w:tcMar>
                                  <w:hideMark/>
                                </w:tcPr>
                                <w:p w14:paraId="75F6AB60"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3197D36"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w:t>
                                  </w:r>
                                </w:p>
                              </w:tc>
                            </w:tr>
                          </w:tbl>
                          <w:p w14:paraId="1AF54F6E" w14:textId="77777777" w:rsidR="00C0241B" w:rsidRDefault="00C0241B" w:rsidP="00C024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F7E71" id="_x0000_s1028" type="#_x0000_t202" style="position:absolute;margin-left:0;margin-top:17.05pt;width:459pt;height:293.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">
                <v:textbox>
                  <w:txbxContent>
                    <w:p w14:paraId="31DEA904" w14:textId="77777777" w:rsidR="00C0241B" w:rsidRDefault="00C0241B" w:rsidP="00C0241B"/>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6535"/>
                      </w:tblGrid>
                      <w:tr w:rsidR="00C0241B" w:rsidRPr="00D76828" w14:paraId="0DBBDCE8" w14:textId="77777777" w:rsidTr="00D76828">
                        <w:trPr>
                          <w:gridAfter w:val="1"/>
                        </w:trPr>
                        <w:tc>
                          <w:tcPr>
                            <w:tcW w:w="0" w:type="auto"/>
                            <w:shd w:val="clear" w:color="auto" w:fill="auto"/>
                            <w:tcMar>
                              <w:top w:w="0" w:type="dxa"/>
                              <w:left w:w="150" w:type="dxa"/>
                              <w:bottom w:w="0" w:type="dxa"/>
                              <w:right w:w="150" w:type="dxa"/>
                            </w:tcMar>
                            <w:hideMark/>
                          </w:tcPr>
                          <w:p w14:paraId="4606CB8E"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void actuate()</w:t>
                            </w:r>
                          </w:p>
                        </w:tc>
                      </w:tr>
                      <w:tr w:rsidR="00C0241B" w:rsidRPr="00D76828" w14:paraId="5D020C59" w14:textId="77777777" w:rsidTr="00D76828">
                        <w:tc>
                          <w:tcPr>
                            <w:tcW w:w="750" w:type="dxa"/>
                            <w:shd w:val="clear" w:color="auto" w:fill="FFFFFF"/>
                            <w:noWrap/>
                            <w:tcMar>
                              <w:top w:w="0" w:type="dxa"/>
                              <w:left w:w="150" w:type="dxa"/>
                              <w:bottom w:w="0" w:type="dxa"/>
                              <w:right w:w="150" w:type="dxa"/>
                            </w:tcMar>
                            <w:hideMark/>
                          </w:tcPr>
                          <w:p w14:paraId="7B166D58"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66DCA99"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w:t>
                            </w:r>
                          </w:p>
                        </w:tc>
                      </w:tr>
                      <w:tr w:rsidR="00C0241B" w:rsidRPr="00D76828" w14:paraId="0BEEDC0A" w14:textId="77777777" w:rsidTr="00D76828">
                        <w:tc>
                          <w:tcPr>
                            <w:tcW w:w="750" w:type="dxa"/>
                            <w:shd w:val="clear" w:color="auto" w:fill="auto"/>
                            <w:noWrap/>
                            <w:tcMar>
                              <w:top w:w="0" w:type="dxa"/>
                              <w:left w:w="150" w:type="dxa"/>
                              <w:bottom w:w="0" w:type="dxa"/>
                              <w:right w:w="150" w:type="dxa"/>
                            </w:tcMar>
                            <w:hideMark/>
                          </w:tcPr>
                          <w:p w14:paraId="32A09816"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5F75118"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roofErr w:type="spellStart"/>
                            <w:r w:rsidRPr="00D76828">
                              <w:rPr>
                                <w:rFonts w:ascii="Consolas" w:eastAsia="Times New Roman" w:hAnsi="Consolas" w:cs="Segoe UI"/>
                                <w:color w:val="24292F"/>
                                <w:sz w:val="18"/>
                                <w:szCs w:val="18"/>
                              </w:rPr>
                              <w:t>motorSpeedA</w:t>
                            </w:r>
                            <w:proofErr w:type="spellEnd"/>
                            <w:r w:rsidRPr="00D76828">
                              <w:rPr>
                                <w:rFonts w:ascii="Consolas" w:eastAsia="Times New Roman" w:hAnsi="Consolas" w:cs="Segoe UI"/>
                                <w:color w:val="24292F"/>
                                <w:sz w:val="18"/>
                                <w:szCs w:val="18"/>
                              </w:rPr>
                              <w:t xml:space="preserve"> = map(abs(PID), 0, 35, 0, 255);</w:t>
                            </w:r>
                          </w:p>
                        </w:tc>
                      </w:tr>
                      <w:tr w:rsidR="00C0241B" w:rsidRPr="00D76828" w14:paraId="0C5997DE" w14:textId="77777777" w:rsidTr="00D76828">
                        <w:tc>
                          <w:tcPr>
                            <w:tcW w:w="750" w:type="dxa"/>
                            <w:shd w:val="clear" w:color="auto" w:fill="FFFFFF"/>
                            <w:noWrap/>
                            <w:tcMar>
                              <w:top w:w="0" w:type="dxa"/>
                              <w:left w:w="150" w:type="dxa"/>
                              <w:bottom w:w="0" w:type="dxa"/>
                              <w:right w:w="150" w:type="dxa"/>
                            </w:tcMar>
                            <w:hideMark/>
                          </w:tcPr>
                          <w:p w14:paraId="657C28B3"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732364A"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roofErr w:type="spellStart"/>
                            <w:r w:rsidRPr="00D76828">
                              <w:rPr>
                                <w:rFonts w:ascii="Consolas" w:eastAsia="Times New Roman" w:hAnsi="Consolas" w:cs="Segoe UI"/>
                                <w:color w:val="24292F"/>
                                <w:sz w:val="18"/>
                                <w:szCs w:val="18"/>
                              </w:rPr>
                              <w:t>motorSpeedB</w:t>
                            </w:r>
                            <w:proofErr w:type="spellEnd"/>
                            <w:r w:rsidRPr="00D76828">
                              <w:rPr>
                                <w:rFonts w:ascii="Consolas" w:eastAsia="Times New Roman" w:hAnsi="Consolas" w:cs="Segoe UI"/>
                                <w:color w:val="24292F"/>
                                <w:sz w:val="18"/>
                                <w:szCs w:val="18"/>
                              </w:rPr>
                              <w:t xml:space="preserve"> = map(abs(PID), 0, 35, 0, 255);</w:t>
                            </w:r>
                          </w:p>
                        </w:tc>
                      </w:tr>
                      <w:tr w:rsidR="00C0241B" w:rsidRPr="00D76828" w14:paraId="6C46C5F3" w14:textId="77777777" w:rsidTr="00D76828">
                        <w:tc>
                          <w:tcPr>
                            <w:tcW w:w="750" w:type="dxa"/>
                            <w:shd w:val="clear" w:color="auto" w:fill="auto"/>
                            <w:noWrap/>
                            <w:tcMar>
                              <w:top w:w="0" w:type="dxa"/>
                              <w:left w:w="150" w:type="dxa"/>
                              <w:bottom w:w="0" w:type="dxa"/>
                              <w:right w:w="150" w:type="dxa"/>
                            </w:tcMar>
                            <w:hideMark/>
                          </w:tcPr>
                          <w:p w14:paraId="6423D119"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D19A7CA"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roofErr w:type="spellStart"/>
                            <w:r w:rsidRPr="00D76828">
                              <w:rPr>
                                <w:rFonts w:ascii="Consolas" w:eastAsia="Times New Roman" w:hAnsi="Consolas" w:cs="Segoe UI"/>
                                <w:color w:val="24292F"/>
                                <w:sz w:val="18"/>
                                <w:szCs w:val="18"/>
                              </w:rPr>
                              <w:t>Serial.print</w:t>
                            </w:r>
                            <w:proofErr w:type="spellEnd"/>
                            <w:r w:rsidRPr="00D76828">
                              <w:rPr>
                                <w:rFonts w:ascii="Consolas" w:eastAsia="Times New Roman" w:hAnsi="Consolas" w:cs="Segoe UI"/>
                                <w:color w:val="24292F"/>
                                <w:sz w:val="18"/>
                                <w:szCs w:val="18"/>
                              </w:rPr>
                              <w:t>("\t\</w:t>
                            </w:r>
                            <w:proofErr w:type="spellStart"/>
                            <w:r w:rsidRPr="00D76828">
                              <w:rPr>
                                <w:rFonts w:ascii="Consolas" w:eastAsia="Times New Roman" w:hAnsi="Consolas" w:cs="Segoe UI"/>
                                <w:color w:val="24292F"/>
                                <w:sz w:val="18"/>
                                <w:szCs w:val="18"/>
                              </w:rPr>
                              <w:t>tmotor</w:t>
                            </w:r>
                            <w:proofErr w:type="spellEnd"/>
                            <w:r w:rsidRPr="00D76828">
                              <w:rPr>
                                <w:rFonts w:ascii="Consolas" w:eastAsia="Times New Roman" w:hAnsi="Consolas" w:cs="Segoe UI"/>
                                <w:color w:val="24292F"/>
                                <w:sz w:val="18"/>
                                <w:szCs w:val="18"/>
                              </w:rPr>
                              <w:t xml:space="preserve"> speed ");</w:t>
                            </w:r>
                            <w:proofErr w:type="spellStart"/>
                            <w:r w:rsidRPr="00D76828">
                              <w:rPr>
                                <w:rFonts w:ascii="Consolas" w:eastAsia="Times New Roman" w:hAnsi="Consolas" w:cs="Segoe UI"/>
                                <w:color w:val="24292F"/>
                                <w:sz w:val="18"/>
                                <w:szCs w:val="18"/>
                              </w:rPr>
                              <w:t>Serial.println</w:t>
                            </w:r>
                            <w:proofErr w:type="spellEnd"/>
                            <w:r w:rsidRPr="00D76828">
                              <w:rPr>
                                <w:rFonts w:ascii="Consolas" w:eastAsia="Times New Roman" w:hAnsi="Consolas" w:cs="Segoe UI"/>
                                <w:color w:val="24292F"/>
                                <w:sz w:val="18"/>
                                <w:szCs w:val="18"/>
                              </w:rPr>
                              <w:t>(</w:t>
                            </w:r>
                            <w:proofErr w:type="spellStart"/>
                            <w:r w:rsidRPr="00D76828">
                              <w:rPr>
                                <w:rFonts w:ascii="Consolas" w:eastAsia="Times New Roman" w:hAnsi="Consolas" w:cs="Segoe UI"/>
                                <w:color w:val="24292F"/>
                                <w:sz w:val="18"/>
                                <w:szCs w:val="18"/>
                              </w:rPr>
                              <w:t>motorSpeedA</w:t>
                            </w:r>
                            <w:proofErr w:type="spellEnd"/>
                            <w:r w:rsidRPr="00D76828">
                              <w:rPr>
                                <w:rFonts w:ascii="Consolas" w:eastAsia="Times New Roman" w:hAnsi="Consolas" w:cs="Segoe UI"/>
                                <w:color w:val="24292F"/>
                                <w:sz w:val="18"/>
                                <w:szCs w:val="18"/>
                              </w:rPr>
                              <w:t>);</w:t>
                            </w:r>
                          </w:p>
                        </w:tc>
                      </w:tr>
                      <w:tr w:rsidR="00C0241B" w:rsidRPr="00D76828" w14:paraId="5E8BBB1A" w14:textId="77777777" w:rsidTr="00D76828">
                        <w:tc>
                          <w:tcPr>
                            <w:tcW w:w="750" w:type="dxa"/>
                            <w:shd w:val="clear" w:color="auto" w:fill="FFFFFF"/>
                            <w:noWrap/>
                            <w:tcMar>
                              <w:top w:w="0" w:type="dxa"/>
                              <w:left w:w="150" w:type="dxa"/>
                              <w:bottom w:w="0" w:type="dxa"/>
                              <w:right w:w="150" w:type="dxa"/>
                            </w:tcMar>
                            <w:hideMark/>
                          </w:tcPr>
                          <w:p w14:paraId="7224E5BF"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C8ED4F0"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if (PID &lt; 0)</w:t>
                            </w:r>
                            <w:r>
                              <w:rPr>
                                <w:rFonts w:ascii="Consolas" w:eastAsia="Times New Roman" w:hAnsi="Consolas" w:cs="Segoe UI"/>
                                <w:color w:val="24292F"/>
                                <w:sz w:val="18"/>
                                <w:szCs w:val="18"/>
                              </w:rPr>
                              <w:t xml:space="preserve"> //clockwise angular rotation</w:t>
                            </w:r>
                          </w:p>
                        </w:tc>
                      </w:tr>
                      <w:tr w:rsidR="00C0241B" w:rsidRPr="00D76828" w14:paraId="60F67694" w14:textId="77777777" w:rsidTr="00D76828">
                        <w:tc>
                          <w:tcPr>
                            <w:tcW w:w="750" w:type="dxa"/>
                            <w:shd w:val="clear" w:color="auto" w:fill="auto"/>
                            <w:noWrap/>
                            <w:tcMar>
                              <w:top w:w="0" w:type="dxa"/>
                              <w:left w:w="150" w:type="dxa"/>
                              <w:bottom w:w="0" w:type="dxa"/>
                              <w:right w:w="150" w:type="dxa"/>
                            </w:tcMar>
                            <w:hideMark/>
                          </w:tcPr>
                          <w:p w14:paraId="3195ABF6"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5F2DC33"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
                        </w:tc>
                      </w:tr>
                      <w:tr w:rsidR="00C0241B" w:rsidRPr="00D76828" w14:paraId="6B27D07C" w14:textId="77777777" w:rsidTr="00D76828">
                        <w:tc>
                          <w:tcPr>
                            <w:tcW w:w="750" w:type="dxa"/>
                            <w:shd w:val="clear" w:color="auto" w:fill="FFFFFF"/>
                            <w:noWrap/>
                            <w:tcMar>
                              <w:top w:w="0" w:type="dxa"/>
                              <w:left w:w="150" w:type="dxa"/>
                              <w:bottom w:w="0" w:type="dxa"/>
                              <w:right w:w="150" w:type="dxa"/>
                            </w:tcMar>
                            <w:hideMark/>
                          </w:tcPr>
                          <w:p w14:paraId="6A2FF4BD"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CCCE2DB"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roofErr w:type="spellStart"/>
                            <w:r w:rsidRPr="00D76828">
                              <w:rPr>
                                <w:rFonts w:ascii="Consolas" w:eastAsia="Times New Roman" w:hAnsi="Consolas" w:cs="Segoe UI"/>
                                <w:color w:val="24292F"/>
                                <w:sz w:val="18"/>
                                <w:szCs w:val="18"/>
                              </w:rPr>
                              <w:t>thrustAUp</w:t>
                            </w:r>
                            <w:proofErr w:type="spellEnd"/>
                            <w:r w:rsidRPr="00D76828">
                              <w:rPr>
                                <w:rFonts w:ascii="Consolas" w:eastAsia="Times New Roman" w:hAnsi="Consolas" w:cs="Segoe UI"/>
                                <w:color w:val="24292F"/>
                                <w:sz w:val="18"/>
                                <w:szCs w:val="18"/>
                              </w:rPr>
                              <w:t>();</w:t>
                            </w:r>
                            <w:r>
                              <w:rPr>
                                <w:rFonts w:ascii="Consolas" w:eastAsia="Times New Roman" w:hAnsi="Consolas" w:cs="Segoe UI"/>
                                <w:color w:val="24292F"/>
                                <w:sz w:val="18"/>
                                <w:szCs w:val="18"/>
                              </w:rPr>
                              <w:t xml:space="preserve"> //left motor produces thrust upwards</w:t>
                            </w:r>
                          </w:p>
                        </w:tc>
                      </w:tr>
                      <w:tr w:rsidR="00C0241B" w:rsidRPr="00D76828" w14:paraId="6361E46B" w14:textId="77777777" w:rsidTr="00D76828">
                        <w:tc>
                          <w:tcPr>
                            <w:tcW w:w="750" w:type="dxa"/>
                            <w:shd w:val="clear" w:color="auto" w:fill="auto"/>
                            <w:noWrap/>
                            <w:tcMar>
                              <w:top w:w="0" w:type="dxa"/>
                              <w:left w:w="150" w:type="dxa"/>
                              <w:bottom w:w="0" w:type="dxa"/>
                              <w:right w:w="150" w:type="dxa"/>
                            </w:tcMar>
                            <w:hideMark/>
                          </w:tcPr>
                          <w:p w14:paraId="71761895"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A9A0FED"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roofErr w:type="spellStart"/>
                            <w:r w:rsidRPr="00D76828">
                              <w:rPr>
                                <w:rFonts w:ascii="Consolas" w:eastAsia="Times New Roman" w:hAnsi="Consolas" w:cs="Segoe UI"/>
                                <w:color w:val="24292F"/>
                                <w:sz w:val="18"/>
                                <w:szCs w:val="18"/>
                              </w:rPr>
                              <w:t>thrustBDown</w:t>
                            </w:r>
                            <w:proofErr w:type="spellEnd"/>
                            <w:r w:rsidRPr="00D76828">
                              <w:rPr>
                                <w:rFonts w:ascii="Consolas" w:eastAsia="Times New Roman" w:hAnsi="Consolas" w:cs="Segoe UI"/>
                                <w:color w:val="24292F"/>
                                <w:sz w:val="18"/>
                                <w:szCs w:val="18"/>
                              </w:rPr>
                              <w:t>();</w:t>
                            </w:r>
                            <w:r>
                              <w:rPr>
                                <w:rFonts w:ascii="Consolas" w:eastAsia="Times New Roman" w:hAnsi="Consolas" w:cs="Segoe UI"/>
                                <w:color w:val="24292F"/>
                                <w:sz w:val="18"/>
                                <w:szCs w:val="18"/>
                              </w:rPr>
                              <w:t>//right motor produces thrust downwards</w:t>
                            </w:r>
                          </w:p>
                        </w:tc>
                      </w:tr>
                      <w:tr w:rsidR="00C0241B" w:rsidRPr="00D76828" w14:paraId="01A34503" w14:textId="77777777" w:rsidTr="00D76828">
                        <w:tc>
                          <w:tcPr>
                            <w:tcW w:w="750" w:type="dxa"/>
                            <w:shd w:val="clear" w:color="auto" w:fill="FFFFFF"/>
                            <w:noWrap/>
                            <w:tcMar>
                              <w:top w:w="0" w:type="dxa"/>
                              <w:left w:w="150" w:type="dxa"/>
                              <w:bottom w:w="0" w:type="dxa"/>
                              <w:right w:w="150" w:type="dxa"/>
                            </w:tcMar>
                            <w:hideMark/>
                          </w:tcPr>
                          <w:p w14:paraId="3D84B73C"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77654E3"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
                        </w:tc>
                      </w:tr>
                      <w:tr w:rsidR="00C0241B" w:rsidRPr="00D76828" w14:paraId="27E6A362" w14:textId="77777777" w:rsidTr="00D76828">
                        <w:tc>
                          <w:tcPr>
                            <w:tcW w:w="750" w:type="dxa"/>
                            <w:shd w:val="clear" w:color="auto" w:fill="auto"/>
                            <w:noWrap/>
                            <w:tcMar>
                              <w:top w:w="0" w:type="dxa"/>
                              <w:left w:w="150" w:type="dxa"/>
                              <w:bottom w:w="0" w:type="dxa"/>
                              <w:right w:w="150" w:type="dxa"/>
                            </w:tcMar>
                            <w:hideMark/>
                          </w:tcPr>
                          <w:p w14:paraId="6F9B2E92"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F5696DF"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else if (PID &gt; 0)</w:t>
                            </w:r>
                            <w:r>
                              <w:rPr>
                                <w:rFonts w:ascii="Consolas" w:eastAsia="Times New Roman" w:hAnsi="Consolas" w:cs="Segoe UI"/>
                                <w:color w:val="24292F"/>
                                <w:sz w:val="18"/>
                                <w:szCs w:val="18"/>
                              </w:rPr>
                              <w:t xml:space="preserve"> //anticlockwise angular rotation</w:t>
                            </w:r>
                          </w:p>
                        </w:tc>
                      </w:tr>
                      <w:tr w:rsidR="00C0241B" w:rsidRPr="00D76828" w14:paraId="4E63C4B2" w14:textId="77777777" w:rsidTr="00D76828">
                        <w:tc>
                          <w:tcPr>
                            <w:tcW w:w="750" w:type="dxa"/>
                            <w:shd w:val="clear" w:color="auto" w:fill="FFFFFF"/>
                            <w:noWrap/>
                            <w:tcMar>
                              <w:top w:w="0" w:type="dxa"/>
                              <w:left w:w="150" w:type="dxa"/>
                              <w:bottom w:w="0" w:type="dxa"/>
                              <w:right w:w="150" w:type="dxa"/>
                            </w:tcMar>
                            <w:hideMark/>
                          </w:tcPr>
                          <w:p w14:paraId="5616AD2F"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EFEC1F6"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
                        </w:tc>
                      </w:tr>
                      <w:tr w:rsidR="00C0241B" w:rsidRPr="00D76828" w14:paraId="14E3EEAA" w14:textId="77777777" w:rsidTr="00D76828">
                        <w:tc>
                          <w:tcPr>
                            <w:tcW w:w="750" w:type="dxa"/>
                            <w:shd w:val="clear" w:color="auto" w:fill="auto"/>
                            <w:noWrap/>
                            <w:tcMar>
                              <w:top w:w="0" w:type="dxa"/>
                              <w:left w:w="150" w:type="dxa"/>
                              <w:bottom w:w="0" w:type="dxa"/>
                              <w:right w:w="150" w:type="dxa"/>
                            </w:tcMar>
                            <w:hideMark/>
                          </w:tcPr>
                          <w:p w14:paraId="647DC1B2"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77CAC1F"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roofErr w:type="spellStart"/>
                            <w:r w:rsidRPr="00D76828">
                              <w:rPr>
                                <w:rFonts w:ascii="Consolas" w:eastAsia="Times New Roman" w:hAnsi="Consolas" w:cs="Segoe UI"/>
                                <w:color w:val="24292F"/>
                                <w:sz w:val="18"/>
                                <w:szCs w:val="18"/>
                              </w:rPr>
                              <w:t>thrustBUp</w:t>
                            </w:r>
                            <w:proofErr w:type="spellEnd"/>
                            <w:r w:rsidRPr="00D76828">
                              <w:rPr>
                                <w:rFonts w:ascii="Consolas" w:eastAsia="Times New Roman" w:hAnsi="Consolas" w:cs="Segoe UI"/>
                                <w:color w:val="24292F"/>
                                <w:sz w:val="18"/>
                                <w:szCs w:val="18"/>
                              </w:rPr>
                              <w:t>();</w:t>
                            </w:r>
                            <w:r>
                              <w:rPr>
                                <w:rFonts w:ascii="Consolas" w:eastAsia="Times New Roman" w:hAnsi="Consolas" w:cs="Segoe UI"/>
                                <w:color w:val="24292F"/>
                                <w:sz w:val="18"/>
                                <w:szCs w:val="18"/>
                              </w:rPr>
                              <w:t>//right motor produces thrust upwards</w:t>
                            </w:r>
                          </w:p>
                        </w:tc>
                      </w:tr>
                      <w:tr w:rsidR="00C0241B" w:rsidRPr="00D76828" w14:paraId="65BF7172" w14:textId="77777777" w:rsidTr="00D76828">
                        <w:tc>
                          <w:tcPr>
                            <w:tcW w:w="750" w:type="dxa"/>
                            <w:shd w:val="clear" w:color="auto" w:fill="FFFFFF"/>
                            <w:noWrap/>
                            <w:tcMar>
                              <w:top w:w="0" w:type="dxa"/>
                              <w:left w:w="150" w:type="dxa"/>
                              <w:bottom w:w="0" w:type="dxa"/>
                              <w:right w:w="150" w:type="dxa"/>
                            </w:tcMar>
                            <w:hideMark/>
                          </w:tcPr>
                          <w:p w14:paraId="0747BB97"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5F43C70"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roofErr w:type="spellStart"/>
                            <w:r w:rsidRPr="00D76828">
                              <w:rPr>
                                <w:rFonts w:ascii="Consolas" w:eastAsia="Times New Roman" w:hAnsi="Consolas" w:cs="Segoe UI"/>
                                <w:color w:val="24292F"/>
                                <w:sz w:val="18"/>
                                <w:szCs w:val="18"/>
                              </w:rPr>
                              <w:t>thrustADown</w:t>
                            </w:r>
                            <w:proofErr w:type="spellEnd"/>
                            <w:r w:rsidRPr="00D76828">
                              <w:rPr>
                                <w:rFonts w:ascii="Consolas" w:eastAsia="Times New Roman" w:hAnsi="Consolas" w:cs="Segoe UI"/>
                                <w:color w:val="24292F"/>
                                <w:sz w:val="18"/>
                                <w:szCs w:val="18"/>
                              </w:rPr>
                              <w:t>();</w:t>
                            </w:r>
                            <w:r>
                              <w:rPr>
                                <w:rFonts w:ascii="Consolas" w:eastAsia="Times New Roman" w:hAnsi="Consolas" w:cs="Segoe UI"/>
                                <w:color w:val="24292F"/>
                                <w:sz w:val="18"/>
                                <w:szCs w:val="18"/>
                              </w:rPr>
                              <w:t>//left motor produces thrust downwards</w:t>
                            </w:r>
                          </w:p>
                        </w:tc>
                      </w:tr>
                      <w:tr w:rsidR="00C0241B" w:rsidRPr="00D76828" w14:paraId="4F291425" w14:textId="77777777" w:rsidTr="00D76828">
                        <w:tc>
                          <w:tcPr>
                            <w:tcW w:w="750" w:type="dxa"/>
                            <w:shd w:val="clear" w:color="auto" w:fill="auto"/>
                            <w:noWrap/>
                            <w:tcMar>
                              <w:top w:w="0" w:type="dxa"/>
                              <w:left w:w="150" w:type="dxa"/>
                              <w:bottom w:w="0" w:type="dxa"/>
                              <w:right w:w="150" w:type="dxa"/>
                            </w:tcMar>
                            <w:hideMark/>
                          </w:tcPr>
                          <w:p w14:paraId="7C701DAB"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42F219A"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 xml:space="preserve">  }</w:t>
                            </w:r>
                          </w:p>
                        </w:tc>
                      </w:tr>
                      <w:tr w:rsidR="00C0241B" w:rsidRPr="00D76828" w14:paraId="53E5337E" w14:textId="77777777" w:rsidTr="00D76828">
                        <w:tc>
                          <w:tcPr>
                            <w:tcW w:w="750" w:type="dxa"/>
                            <w:shd w:val="clear" w:color="auto" w:fill="FFFFFF"/>
                            <w:noWrap/>
                            <w:tcMar>
                              <w:top w:w="0" w:type="dxa"/>
                              <w:left w:w="150" w:type="dxa"/>
                              <w:bottom w:w="0" w:type="dxa"/>
                              <w:right w:w="150" w:type="dxa"/>
                            </w:tcMar>
                            <w:hideMark/>
                          </w:tcPr>
                          <w:p w14:paraId="75F6AB60" w14:textId="77777777" w:rsidR="00C0241B" w:rsidRPr="00D76828" w:rsidRDefault="00C0241B" w:rsidP="00D76828">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3197D36" w14:textId="77777777" w:rsidR="00C0241B" w:rsidRPr="00D76828" w:rsidRDefault="00C0241B" w:rsidP="00D76828">
                            <w:pPr>
                              <w:spacing w:after="0" w:line="300" w:lineRule="atLeast"/>
                              <w:rPr>
                                <w:rFonts w:ascii="Consolas" w:eastAsia="Times New Roman" w:hAnsi="Consolas" w:cs="Segoe UI"/>
                                <w:color w:val="24292F"/>
                                <w:sz w:val="18"/>
                                <w:szCs w:val="18"/>
                              </w:rPr>
                            </w:pPr>
                            <w:r w:rsidRPr="00D76828">
                              <w:rPr>
                                <w:rFonts w:ascii="Consolas" w:eastAsia="Times New Roman" w:hAnsi="Consolas" w:cs="Segoe UI"/>
                                <w:color w:val="24292F"/>
                                <w:sz w:val="18"/>
                                <w:szCs w:val="18"/>
                              </w:rPr>
                              <w:t>}</w:t>
                            </w:r>
                          </w:p>
                        </w:tc>
                      </w:tr>
                    </w:tbl>
                    <w:p w14:paraId="1AF54F6E" w14:textId="77777777" w:rsidR="00C0241B" w:rsidRDefault="00C0241B" w:rsidP="00C0241B"/>
                  </w:txbxContent>
                </v:textbox>
                <w10:wrap type="square"/>
              </v:shape>
            </w:pict>
          </mc:Fallback>
        </mc:AlternateContent>
      </w:r>
    </w:p>
    <w:p w14:paraId="030F9E5B" w14:textId="61192BE4" w:rsidR="00D76828" w:rsidRPr="00D76828" w:rsidRDefault="00D76828" w:rsidP="00D76828">
      <w:pPr>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The inclination angle of the beam is controlled by the PID controller. The error generated by the difference between the desired value of pitch angle and the angle from the IMU board is determined. The desired value of the inclination is set to 0 degrees and the actual angle of the beam is received from the IMU board. The total output of the PID controller is the sum of algebraic expressions consisting of proportional, integrative, and derivative constants. First, keeping </w:t>
      </w:r>
      <w:proofErr w:type="spellStart"/>
      <w:proofErr w:type="gramStart"/>
      <w:r>
        <w:rPr>
          <w:rFonts w:ascii="Times New Roman" w:eastAsia="Times New Roman" w:hAnsi="Times New Roman" w:cs="Times New Roman"/>
          <w:bCs/>
          <w:color w:val="000000"/>
          <w:sz w:val="24"/>
          <w:szCs w:val="24"/>
        </w:rPr>
        <w:t>k</w:t>
      </w:r>
      <w:r>
        <w:rPr>
          <w:rFonts w:ascii="Times New Roman" w:eastAsia="Times New Roman" w:hAnsi="Times New Roman" w:cs="Times New Roman"/>
          <w:bCs/>
          <w:color w:val="000000"/>
          <w:sz w:val="24"/>
          <w:szCs w:val="24"/>
          <w:vertAlign w:val="subscript"/>
        </w:rPr>
        <w:t>p</w:t>
      </w:r>
      <w:proofErr w:type="spellEnd"/>
      <w:r>
        <w:rPr>
          <w:rFonts w:ascii="Times New Roman" w:eastAsia="Times New Roman" w:hAnsi="Times New Roman" w:cs="Times New Roman"/>
          <w:bCs/>
          <w:color w:val="000000"/>
          <w:sz w:val="24"/>
          <w:szCs w:val="24"/>
        </w:rPr>
        <w:t>=</w:t>
      </w:r>
      <w:proofErr w:type="gramEnd"/>
      <w:r>
        <w:rPr>
          <w:rFonts w:ascii="Times New Roman" w:eastAsia="Times New Roman" w:hAnsi="Times New Roman" w:cs="Times New Roman"/>
          <w:bCs/>
          <w:color w:val="000000"/>
          <w:sz w:val="24"/>
          <w:szCs w:val="24"/>
        </w:rPr>
        <w:t xml:space="preserve">1 and </w:t>
      </w:r>
      <w:proofErr w:type="spellStart"/>
      <w:r>
        <w:rPr>
          <w:rFonts w:ascii="Times New Roman" w:eastAsia="Times New Roman" w:hAnsi="Times New Roman" w:cs="Times New Roman"/>
          <w:bCs/>
          <w:color w:val="000000"/>
          <w:sz w:val="24"/>
          <w:szCs w:val="24"/>
        </w:rPr>
        <w:t>k</w:t>
      </w:r>
      <w:r>
        <w:rPr>
          <w:rFonts w:ascii="Times New Roman" w:eastAsia="Times New Roman" w:hAnsi="Times New Roman" w:cs="Times New Roman"/>
          <w:bCs/>
          <w:color w:val="000000"/>
          <w:sz w:val="24"/>
          <w:szCs w:val="24"/>
          <w:vertAlign w:val="subscript"/>
        </w:rPr>
        <w:t>i</w:t>
      </w:r>
      <w:proofErr w:type="spellEnd"/>
      <w:r>
        <w:rPr>
          <w:rFonts w:ascii="Times New Roman" w:eastAsia="Times New Roman" w:hAnsi="Times New Roman" w:cs="Times New Roman"/>
          <w:bCs/>
          <w:color w:val="000000"/>
          <w:sz w:val="24"/>
          <w:szCs w:val="24"/>
        </w:rPr>
        <w:t xml:space="preserve">=0, </w:t>
      </w:r>
      <w:proofErr w:type="spellStart"/>
      <w:r>
        <w:rPr>
          <w:rFonts w:ascii="Times New Roman" w:eastAsia="Times New Roman" w:hAnsi="Times New Roman" w:cs="Times New Roman"/>
          <w:bCs/>
          <w:color w:val="000000"/>
          <w:sz w:val="24"/>
          <w:szCs w:val="24"/>
        </w:rPr>
        <w:t>k</w:t>
      </w:r>
      <w:r>
        <w:rPr>
          <w:rFonts w:ascii="Times New Roman" w:eastAsia="Times New Roman" w:hAnsi="Times New Roman" w:cs="Times New Roman"/>
          <w:bCs/>
          <w:color w:val="000000"/>
          <w:sz w:val="24"/>
          <w:szCs w:val="24"/>
          <w:vertAlign w:val="subscript"/>
        </w:rPr>
        <w:t>d</w:t>
      </w:r>
      <w:proofErr w:type="spellEnd"/>
      <w:r>
        <w:rPr>
          <w:rFonts w:ascii="Times New Roman" w:eastAsia="Times New Roman" w:hAnsi="Times New Roman" w:cs="Times New Roman"/>
          <w:bCs/>
          <w:color w:val="000000"/>
          <w:sz w:val="24"/>
          <w:szCs w:val="24"/>
        </w:rPr>
        <w:t xml:space="preserve">=0 gives us the error itself. This will cause the beam to oscillate around 0 degrees since the values of PID causes error to increase proportionally. By trial and testing, the values of </w:t>
      </w:r>
      <w:proofErr w:type="spellStart"/>
      <w:proofErr w:type="gramStart"/>
      <w:r>
        <w:rPr>
          <w:rFonts w:ascii="Times New Roman" w:eastAsia="Times New Roman" w:hAnsi="Times New Roman" w:cs="Times New Roman"/>
          <w:bCs/>
          <w:color w:val="000000"/>
          <w:sz w:val="24"/>
          <w:szCs w:val="24"/>
        </w:rPr>
        <w:t>k</w:t>
      </w:r>
      <w:r>
        <w:rPr>
          <w:rFonts w:ascii="Times New Roman" w:eastAsia="Times New Roman" w:hAnsi="Times New Roman" w:cs="Times New Roman"/>
          <w:bCs/>
          <w:color w:val="000000"/>
          <w:sz w:val="24"/>
          <w:szCs w:val="24"/>
          <w:vertAlign w:val="subscript"/>
        </w:rPr>
        <w:t>p</w:t>
      </w:r>
      <w:proofErr w:type="spellEnd"/>
      <w:proofErr w:type="gramEnd"/>
      <w:r>
        <w:rPr>
          <w:rFonts w:ascii="Times New Roman" w:eastAsia="Times New Roman" w:hAnsi="Times New Roman" w:cs="Times New Roman"/>
          <w:bCs/>
          <w:color w:val="000000"/>
          <w:sz w:val="24"/>
          <w:szCs w:val="24"/>
          <w:vertAlign w:val="subscript"/>
        </w:rPr>
        <w:t xml:space="preserve">, </w:t>
      </w:r>
      <w:proofErr w:type="spellStart"/>
      <w:r>
        <w:rPr>
          <w:rFonts w:ascii="Times New Roman" w:eastAsia="Times New Roman" w:hAnsi="Times New Roman" w:cs="Times New Roman"/>
          <w:bCs/>
          <w:color w:val="000000"/>
          <w:sz w:val="24"/>
          <w:szCs w:val="24"/>
        </w:rPr>
        <w:t>k</w:t>
      </w:r>
      <w:r>
        <w:rPr>
          <w:rFonts w:ascii="Times New Roman" w:eastAsia="Times New Roman" w:hAnsi="Times New Roman" w:cs="Times New Roman"/>
          <w:bCs/>
          <w:color w:val="000000"/>
          <w:sz w:val="24"/>
          <w:szCs w:val="24"/>
          <w:vertAlign w:val="subscript"/>
        </w:rPr>
        <w:t>i</w:t>
      </w:r>
      <w:proofErr w:type="spellEnd"/>
      <w:r>
        <w:rPr>
          <w:rFonts w:ascii="Times New Roman" w:eastAsia="Times New Roman" w:hAnsi="Times New Roman" w:cs="Times New Roman"/>
          <w:bCs/>
          <w:color w:val="000000"/>
          <w:sz w:val="24"/>
          <w:szCs w:val="24"/>
        </w:rPr>
        <w:t xml:space="preserve">, and </w:t>
      </w:r>
      <w:proofErr w:type="spellStart"/>
      <w:r>
        <w:rPr>
          <w:rFonts w:ascii="Times New Roman" w:eastAsia="Times New Roman" w:hAnsi="Times New Roman" w:cs="Times New Roman"/>
          <w:bCs/>
          <w:color w:val="000000"/>
          <w:sz w:val="24"/>
          <w:szCs w:val="24"/>
        </w:rPr>
        <w:t>k</w:t>
      </w:r>
      <w:r>
        <w:rPr>
          <w:rFonts w:ascii="Times New Roman" w:eastAsia="Times New Roman" w:hAnsi="Times New Roman" w:cs="Times New Roman"/>
          <w:bCs/>
          <w:color w:val="000000"/>
          <w:sz w:val="24"/>
          <w:szCs w:val="24"/>
          <w:vertAlign w:val="subscript"/>
        </w:rPr>
        <w:t>d</w:t>
      </w:r>
      <w:proofErr w:type="spellEnd"/>
      <w:r>
        <w:rPr>
          <w:rFonts w:ascii="Times New Roman" w:eastAsia="Times New Roman" w:hAnsi="Times New Roman" w:cs="Times New Roman"/>
          <w:bCs/>
          <w:color w:val="000000"/>
          <w:sz w:val="24"/>
          <w:szCs w:val="24"/>
        </w:rPr>
        <w:t xml:space="preserve"> were set such that the beam swiftly restores its desired value of pitch angle.</w:t>
      </w:r>
      <w:r>
        <w:rPr>
          <w:rFonts w:ascii="Times New Roman" w:eastAsia="Times New Roman" w:hAnsi="Times New Roman" w:cs="Times New Roman"/>
          <w:bCs/>
          <w:color w:val="000000"/>
          <w:sz w:val="24"/>
          <w:szCs w:val="24"/>
        </w:rPr>
        <w:t xml:space="preserve"> The values of </w:t>
      </w:r>
      <w:proofErr w:type="spellStart"/>
      <w:proofErr w:type="gramStart"/>
      <w:r>
        <w:rPr>
          <w:rFonts w:ascii="Times New Roman" w:eastAsia="Times New Roman" w:hAnsi="Times New Roman" w:cs="Times New Roman"/>
          <w:bCs/>
          <w:color w:val="000000"/>
          <w:sz w:val="24"/>
          <w:szCs w:val="24"/>
        </w:rPr>
        <w:t>k</w:t>
      </w:r>
      <w:r>
        <w:rPr>
          <w:rFonts w:ascii="Times New Roman" w:eastAsia="Times New Roman" w:hAnsi="Times New Roman" w:cs="Times New Roman"/>
          <w:bCs/>
          <w:color w:val="000000"/>
          <w:sz w:val="24"/>
          <w:szCs w:val="24"/>
          <w:vertAlign w:val="subscript"/>
        </w:rPr>
        <w:t>p</w:t>
      </w:r>
      <w:proofErr w:type="spellEnd"/>
      <w:proofErr w:type="gramEnd"/>
      <w:r>
        <w:rPr>
          <w:rFonts w:ascii="Times New Roman" w:eastAsia="Times New Roman" w:hAnsi="Times New Roman" w:cs="Times New Roman"/>
          <w:bCs/>
          <w:color w:val="000000"/>
          <w:sz w:val="24"/>
          <w:szCs w:val="24"/>
          <w:vertAlign w:val="subscript"/>
        </w:rPr>
        <w:t xml:space="preserve">, </w:t>
      </w:r>
      <w:proofErr w:type="spellStart"/>
      <w:r>
        <w:rPr>
          <w:rFonts w:ascii="Times New Roman" w:eastAsia="Times New Roman" w:hAnsi="Times New Roman" w:cs="Times New Roman"/>
          <w:bCs/>
          <w:color w:val="000000"/>
          <w:sz w:val="24"/>
          <w:szCs w:val="24"/>
        </w:rPr>
        <w:t>k</w:t>
      </w:r>
      <w:r>
        <w:rPr>
          <w:rFonts w:ascii="Times New Roman" w:eastAsia="Times New Roman" w:hAnsi="Times New Roman" w:cs="Times New Roman"/>
          <w:bCs/>
          <w:color w:val="000000"/>
          <w:sz w:val="24"/>
          <w:szCs w:val="24"/>
          <w:vertAlign w:val="subscript"/>
        </w:rPr>
        <w:t>i</w:t>
      </w:r>
      <w:proofErr w:type="spellEnd"/>
      <w:r>
        <w:rPr>
          <w:rFonts w:ascii="Times New Roman" w:eastAsia="Times New Roman" w:hAnsi="Times New Roman" w:cs="Times New Roman"/>
          <w:bCs/>
          <w:color w:val="000000"/>
          <w:sz w:val="24"/>
          <w:szCs w:val="24"/>
        </w:rPr>
        <w:t xml:space="preserve">, and </w:t>
      </w:r>
      <w:proofErr w:type="spellStart"/>
      <w:r>
        <w:rPr>
          <w:rFonts w:ascii="Times New Roman" w:eastAsia="Times New Roman" w:hAnsi="Times New Roman" w:cs="Times New Roman"/>
          <w:bCs/>
          <w:color w:val="000000"/>
          <w:sz w:val="24"/>
          <w:szCs w:val="24"/>
        </w:rPr>
        <w:t>k</w:t>
      </w:r>
      <w:r>
        <w:rPr>
          <w:rFonts w:ascii="Times New Roman" w:eastAsia="Times New Roman" w:hAnsi="Times New Roman" w:cs="Times New Roman"/>
          <w:bCs/>
          <w:color w:val="000000"/>
          <w:sz w:val="24"/>
          <w:szCs w:val="24"/>
          <w:vertAlign w:val="subscript"/>
        </w:rPr>
        <w:t>d</w:t>
      </w:r>
      <w:proofErr w:type="spellEnd"/>
      <w:r>
        <w:rPr>
          <w:rFonts w:ascii="Times New Roman" w:eastAsia="Times New Roman" w:hAnsi="Times New Roman" w:cs="Times New Roman"/>
          <w:bCs/>
          <w:color w:val="000000"/>
          <w:sz w:val="24"/>
          <w:szCs w:val="24"/>
          <w:vertAlign w:val="subscript"/>
        </w:rPr>
        <w:t xml:space="preserve"> </w:t>
      </w:r>
      <w:r>
        <w:rPr>
          <w:rFonts w:ascii="Times New Roman" w:eastAsia="Times New Roman" w:hAnsi="Times New Roman" w:cs="Times New Roman"/>
          <w:bCs/>
          <w:color w:val="000000"/>
          <w:sz w:val="24"/>
          <w:szCs w:val="24"/>
        </w:rPr>
        <w:t>that gave a swift and a desired response were 1.5, 0.004, and 0.01, respectively.</w:t>
      </w:r>
    </w:p>
    <w:p w14:paraId="418AC4F7" w14:textId="77777777" w:rsidR="00804196" w:rsidRDefault="00804196" w:rsidP="00B9311A">
      <w:pPr>
        <w:spacing w:after="0" w:line="240" w:lineRule="auto"/>
        <w:rPr>
          <w:rFonts w:ascii="Times New Roman" w:eastAsia="Times New Roman" w:hAnsi="Times New Roman" w:cs="Times New Roman"/>
          <w:b/>
          <w:bCs/>
          <w:color w:val="000000"/>
          <w:sz w:val="24"/>
          <w:szCs w:val="24"/>
        </w:rPr>
      </w:pPr>
    </w:p>
    <w:p w14:paraId="1DB5B85A" w14:textId="77777777" w:rsidR="00D76828" w:rsidRDefault="00D76828" w:rsidP="00B9311A">
      <w:pPr>
        <w:spacing w:after="0" w:line="240" w:lineRule="auto"/>
        <w:rPr>
          <w:rFonts w:ascii="Times New Roman" w:eastAsia="Times New Roman" w:hAnsi="Times New Roman" w:cs="Times New Roman"/>
          <w:b/>
          <w:bCs/>
          <w:color w:val="000000"/>
          <w:sz w:val="24"/>
          <w:szCs w:val="24"/>
        </w:rPr>
      </w:pPr>
    </w:p>
    <w:p w14:paraId="5F6E0519" w14:textId="77777777" w:rsidR="00D76828" w:rsidRDefault="00D76828" w:rsidP="00B9311A">
      <w:pPr>
        <w:spacing w:after="0" w:line="240" w:lineRule="auto"/>
        <w:rPr>
          <w:rFonts w:ascii="Times New Roman" w:eastAsia="Times New Roman" w:hAnsi="Times New Roman" w:cs="Times New Roman"/>
          <w:b/>
          <w:bCs/>
          <w:color w:val="000000"/>
          <w:sz w:val="24"/>
          <w:szCs w:val="24"/>
        </w:rPr>
      </w:pPr>
    </w:p>
    <w:p w14:paraId="1AC676F6" w14:textId="77777777" w:rsidR="00D76828" w:rsidRDefault="00D76828" w:rsidP="00B9311A">
      <w:pPr>
        <w:spacing w:after="0" w:line="240" w:lineRule="auto"/>
        <w:rPr>
          <w:rFonts w:ascii="Times New Roman" w:eastAsia="Times New Roman" w:hAnsi="Times New Roman" w:cs="Times New Roman"/>
          <w:b/>
          <w:bCs/>
          <w:color w:val="000000"/>
          <w:sz w:val="24"/>
          <w:szCs w:val="24"/>
        </w:rPr>
      </w:pPr>
    </w:p>
    <w:p w14:paraId="4ACE7DE7" w14:textId="77777777" w:rsidR="00D76828" w:rsidRDefault="00D76828" w:rsidP="00B9311A">
      <w:pPr>
        <w:spacing w:after="0" w:line="240" w:lineRule="auto"/>
        <w:rPr>
          <w:rFonts w:ascii="Times New Roman" w:eastAsia="Times New Roman" w:hAnsi="Times New Roman" w:cs="Times New Roman"/>
          <w:b/>
          <w:bCs/>
          <w:color w:val="000000"/>
          <w:sz w:val="24"/>
          <w:szCs w:val="24"/>
        </w:rPr>
      </w:pPr>
    </w:p>
    <w:p w14:paraId="6EC0EC25" w14:textId="77777777" w:rsidR="00D76828" w:rsidRDefault="00D76828" w:rsidP="00B9311A">
      <w:pPr>
        <w:spacing w:after="0" w:line="240" w:lineRule="auto"/>
        <w:rPr>
          <w:rFonts w:ascii="Times New Roman" w:eastAsia="Times New Roman" w:hAnsi="Times New Roman" w:cs="Times New Roman"/>
          <w:b/>
          <w:bCs/>
          <w:color w:val="000000"/>
          <w:sz w:val="24"/>
          <w:szCs w:val="24"/>
        </w:rPr>
      </w:pPr>
    </w:p>
    <w:p w14:paraId="7A30307D" w14:textId="77777777" w:rsidR="00D76828" w:rsidRDefault="00D76828" w:rsidP="00B9311A">
      <w:pPr>
        <w:spacing w:after="0" w:line="240" w:lineRule="auto"/>
        <w:rPr>
          <w:rFonts w:ascii="Times New Roman" w:eastAsia="Times New Roman" w:hAnsi="Times New Roman" w:cs="Times New Roman"/>
          <w:b/>
          <w:bCs/>
          <w:color w:val="000000"/>
          <w:sz w:val="24"/>
          <w:szCs w:val="24"/>
        </w:rPr>
      </w:pPr>
    </w:p>
    <w:p w14:paraId="25C11EBA" w14:textId="77777777" w:rsidR="00D76828" w:rsidRDefault="00D76828" w:rsidP="00B9311A">
      <w:pPr>
        <w:spacing w:after="0" w:line="240" w:lineRule="auto"/>
        <w:rPr>
          <w:rFonts w:ascii="Times New Roman" w:eastAsia="Times New Roman" w:hAnsi="Times New Roman" w:cs="Times New Roman"/>
          <w:b/>
          <w:bCs/>
          <w:color w:val="000000"/>
          <w:sz w:val="24"/>
          <w:szCs w:val="24"/>
        </w:rPr>
      </w:pPr>
    </w:p>
    <w:p w14:paraId="7CC48E06" w14:textId="77777777" w:rsidR="00D76828" w:rsidRDefault="00D76828" w:rsidP="00B9311A">
      <w:pPr>
        <w:spacing w:after="0" w:line="240" w:lineRule="auto"/>
        <w:rPr>
          <w:rFonts w:ascii="Times New Roman" w:eastAsia="Times New Roman" w:hAnsi="Times New Roman" w:cs="Times New Roman"/>
          <w:b/>
          <w:bCs/>
          <w:color w:val="000000"/>
          <w:sz w:val="24"/>
          <w:szCs w:val="24"/>
        </w:rPr>
      </w:pPr>
    </w:p>
    <w:p w14:paraId="1B896ED3" w14:textId="77777777" w:rsidR="00D76828" w:rsidRDefault="00D76828" w:rsidP="00B9311A">
      <w:pPr>
        <w:spacing w:after="0" w:line="240" w:lineRule="auto"/>
        <w:rPr>
          <w:rFonts w:ascii="Times New Roman" w:eastAsia="Times New Roman" w:hAnsi="Times New Roman" w:cs="Times New Roman"/>
          <w:b/>
          <w:bCs/>
          <w:color w:val="000000"/>
          <w:sz w:val="24"/>
          <w:szCs w:val="24"/>
        </w:rPr>
      </w:pPr>
    </w:p>
    <w:p w14:paraId="026D44D6" w14:textId="77777777" w:rsidR="00D76828" w:rsidRDefault="00D76828" w:rsidP="00B9311A">
      <w:pPr>
        <w:spacing w:after="0" w:line="240" w:lineRule="auto"/>
        <w:rPr>
          <w:rFonts w:ascii="Times New Roman" w:eastAsia="Times New Roman" w:hAnsi="Times New Roman" w:cs="Times New Roman"/>
          <w:b/>
          <w:bCs/>
          <w:color w:val="000000"/>
          <w:sz w:val="24"/>
          <w:szCs w:val="24"/>
        </w:rPr>
      </w:pPr>
    </w:p>
    <w:p w14:paraId="34F6715A" w14:textId="77777777" w:rsidR="00D76828" w:rsidRDefault="00D76828" w:rsidP="00B9311A">
      <w:pPr>
        <w:spacing w:after="0" w:line="240" w:lineRule="auto"/>
        <w:rPr>
          <w:rFonts w:ascii="Times New Roman" w:eastAsia="Times New Roman" w:hAnsi="Times New Roman" w:cs="Times New Roman"/>
          <w:b/>
          <w:bCs/>
          <w:color w:val="000000"/>
          <w:sz w:val="24"/>
          <w:szCs w:val="24"/>
        </w:rPr>
      </w:pPr>
    </w:p>
    <w:p w14:paraId="4A092EAD" w14:textId="77777777" w:rsidR="003A6DCC" w:rsidRPr="003A6DCC" w:rsidRDefault="003A6DCC" w:rsidP="00B9311A">
      <w:pPr>
        <w:spacing w:after="0" w:line="240" w:lineRule="auto"/>
        <w:rPr>
          <w:rFonts w:ascii="Times New Roman" w:eastAsia="Times New Roman" w:hAnsi="Times New Roman" w:cs="Times New Roman"/>
          <w:b/>
          <w:bCs/>
          <w:color w:val="000000"/>
          <w:sz w:val="24"/>
          <w:szCs w:val="24"/>
        </w:rPr>
      </w:pPr>
    </w:p>
    <w:p w14:paraId="0760390D" w14:textId="6AB3D7DD" w:rsidR="003C207A" w:rsidRPr="003C4A04" w:rsidRDefault="009D3DA5" w:rsidP="003C4A04">
      <w:pPr>
        <w:pStyle w:val="ListParagraph"/>
        <w:numPr>
          <w:ilvl w:val="0"/>
          <w:numId w:val="35"/>
        </w:numPr>
        <w:spacing w:after="0" w:line="240" w:lineRule="auto"/>
        <w:rPr>
          <w:rFonts w:ascii="Times New Roman" w:eastAsia="Times New Roman" w:hAnsi="Times New Roman" w:cs="Times New Roman"/>
          <w:color w:val="000000"/>
          <w:sz w:val="24"/>
          <w:szCs w:val="24"/>
        </w:rPr>
      </w:pPr>
      <w:r w:rsidRPr="003C4A04">
        <w:rPr>
          <w:rFonts w:ascii="Times New Roman" w:eastAsia="Times New Roman" w:hAnsi="Times New Roman" w:cs="Times New Roman"/>
          <w:b/>
          <w:bCs/>
          <w:color w:val="000000"/>
          <w:sz w:val="24"/>
          <w:szCs w:val="24"/>
        </w:rPr>
        <w:t xml:space="preserve">Simulation &amp; Experimental </w:t>
      </w:r>
      <w:r w:rsidR="00B9311A" w:rsidRPr="003C4A04">
        <w:rPr>
          <w:rFonts w:ascii="Times New Roman" w:eastAsia="Times New Roman" w:hAnsi="Times New Roman" w:cs="Times New Roman"/>
          <w:b/>
          <w:bCs/>
          <w:color w:val="000000"/>
          <w:sz w:val="24"/>
          <w:szCs w:val="24"/>
        </w:rPr>
        <w:t>Results</w:t>
      </w:r>
      <w:r w:rsidR="00B9311A" w:rsidRPr="003C4A04">
        <w:rPr>
          <w:rFonts w:ascii="Times New Roman" w:eastAsia="Times New Roman" w:hAnsi="Times New Roman" w:cs="Times New Roman"/>
          <w:color w:val="000000"/>
          <w:sz w:val="24"/>
          <w:szCs w:val="24"/>
        </w:rPr>
        <w:t xml:space="preserve"> </w:t>
      </w:r>
    </w:p>
    <w:p w14:paraId="6994E321" w14:textId="5B35480B" w:rsidR="00804196" w:rsidRDefault="00804196" w:rsidP="00804196">
      <w:pPr>
        <w:pStyle w:val="ListParagraph"/>
        <w:numPr>
          <w:ilvl w:val="0"/>
          <w:numId w:val="5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Sensing Data</w:t>
      </w:r>
    </w:p>
    <w:p w14:paraId="48B85177" w14:textId="77777777" w:rsidR="00804196" w:rsidRPr="00804196" w:rsidRDefault="00804196" w:rsidP="00804196">
      <w:pPr>
        <w:spacing w:after="0" w:line="240" w:lineRule="auto"/>
        <w:ind w:left="360"/>
        <w:rPr>
          <w:rFonts w:ascii="Times New Roman" w:eastAsia="Times New Roman" w:hAnsi="Times New Roman" w:cs="Times New Roman"/>
          <w:color w:val="000000"/>
          <w:sz w:val="24"/>
          <w:szCs w:val="24"/>
        </w:rPr>
      </w:pPr>
    </w:p>
    <w:p w14:paraId="728CFAE1" w14:textId="36C6B460" w:rsidR="00804196" w:rsidRDefault="00804196" w:rsidP="00804196">
      <w:pPr>
        <w:pStyle w:val="Caption"/>
        <w:keepNext/>
        <w:jc w:val="center"/>
      </w:pPr>
      <w:r>
        <w:t xml:space="preserve">Table </w:t>
      </w:r>
      <w:r>
        <w:fldChar w:fldCharType="begin"/>
      </w:r>
      <w:r>
        <w:instrText xml:space="preserve"> SEQ Table \* ARABIC </w:instrText>
      </w:r>
      <w:r>
        <w:fldChar w:fldCharType="separate"/>
      </w:r>
      <w:r w:rsidR="004821A9">
        <w:rPr>
          <w:noProof/>
        </w:rPr>
        <w:t>2</w:t>
      </w:r>
      <w:r>
        <w:fldChar w:fldCharType="end"/>
      </w:r>
      <w:r>
        <w:t xml:space="preserve"> : Analog to Digital Mapping</w:t>
      </w:r>
    </w:p>
    <w:tbl>
      <w:tblPr>
        <w:tblW w:w="5316"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400"/>
        <w:gridCol w:w="960"/>
        <w:gridCol w:w="960"/>
        <w:gridCol w:w="1036"/>
      </w:tblGrid>
      <w:tr w:rsidR="004821A9" w:rsidRPr="00804196" w14:paraId="61358F6C" w14:textId="77777777" w:rsidTr="004821A9">
        <w:trPr>
          <w:trHeight w:val="300"/>
        </w:trPr>
        <w:tc>
          <w:tcPr>
            <w:tcW w:w="960" w:type="dxa"/>
            <w:shd w:val="clear" w:color="auto" w:fill="auto"/>
            <w:noWrap/>
            <w:vAlign w:val="bottom"/>
            <w:hideMark/>
          </w:tcPr>
          <w:p w14:paraId="623D7A0E" w14:textId="765DAB71" w:rsidR="004821A9" w:rsidRPr="00804196" w:rsidRDefault="004821A9" w:rsidP="00804196">
            <w:pP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w:t>
            </w:r>
          </w:p>
        </w:tc>
        <w:tc>
          <w:tcPr>
            <w:tcW w:w="1400" w:type="dxa"/>
            <w:shd w:val="clear" w:color="auto" w:fill="auto"/>
            <w:noWrap/>
            <w:vAlign w:val="bottom"/>
            <w:hideMark/>
          </w:tcPr>
          <w:p w14:paraId="37141967"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Actual ADC</w:t>
            </w:r>
          </w:p>
        </w:tc>
        <w:tc>
          <w:tcPr>
            <w:tcW w:w="960" w:type="dxa"/>
            <w:shd w:val="clear" w:color="auto" w:fill="auto"/>
            <w:noWrap/>
            <w:vAlign w:val="bottom"/>
            <w:hideMark/>
          </w:tcPr>
          <w:p w14:paraId="191F5711"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Angle</w:t>
            </w:r>
          </w:p>
        </w:tc>
        <w:tc>
          <w:tcPr>
            <w:tcW w:w="960" w:type="dxa"/>
            <w:shd w:val="clear" w:color="auto" w:fill="auto"/>
            <w:noWrap/>
            <w:vAlign w:val="bottom"/>
            <w:hideMark/>
          </w:tcPr>
          <w:p w14:paraId="625BE810"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ADC</w:t>
            </w:r>
          </w:p>
        </w:tc>
        <w:tc>
          <w:tcPr>
            <w:tcW w:w="1036" w:type="dxa"/>
            <w:shd w:val="clear" w:color="auto" w:fill="auto"/>
            <w:noWrap/>
            <w:vAlign w:val="bottom"/>
            <w:hideMark/>
          </w:tcPr>
          <w:p w14:paraId="7AE29330"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Expected</w:t>
            </w:r>
          </w:p>
        </w:tc>
      </w:tr>
      <w:tr w:rsidR="004821A9" w:rsidRPr="00804196" w14:paraId="62E83951" w14:textId="77777777" w:rsidTr="004821A9">
        <w:trPr>
          <w:trHeight w:val="300"/>
        </w:trPr>
        <w:tc>
          <w:tcPr>
            <w:tcW w:w="960" w:type="dxa"/>
            <w:shd w:val="clear" w:color="auto" w:fill="auto"/>
            <w:noWrap/>
            <w:vAlign w:val="bottom"/>
            <w:hideMark/>
          </w:tcPr>
          <w:p w14:paraId="5ECC0D28"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1</w:t>
            </w:r>
          </w:p>
        </w:tc>
        <w:tc>
          <w:tcPr>
            <w:tcW w:w="1400" w:type="dxa"/>
            <w:shd w:val="clear" w:color="auto" w:fill="auto"/>
            <w:noWrap/>
            <w:vAlign w:val="bottom"/>
            <w:hideMark/>
          </w:tcPr>
          <w:p w14:paraId="04FACDDE"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4095</w:t>
            </w:r>
          </w:p>
        </w:tc>
        <w:tc>
          <w:tcPr>
            <w:tcW w:w="960" w:type="dxa"/>
            <w:shd w:val="clear" w:color="auto" w:fill="auto"/>
            <w:noWrap/>
            <w:vAlign w:val="bottom"/>
            <w:hideMark/>
          </w:tcPr>
          <w:p w14:paraId="24B86E34"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0</w:t>
            </w:r>
          </w:p>
        </w:tc>
        <w:tc>
          <w:tcPr>
            <w:tcW w:w="960" w:type="dxa"/>
            <w:shd w:val="clear" w:color="auto" w:fill="auto"/>
            <w:noWrap/>
            <w:vAlign w:val="bottom"/>
            <w:hideMark/>
          </w:tcPr>
          <w:p w14:paraId="52688F57"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1</w:t>
            </w:r>
          </w:p>
        </w:tc>
        <w:tc>
          <w:tcPr>
            <w:tcW w:w="1036" w:type="dxa"/>
            <w:shd w:val="clear" w:color="auto" w:fill="auto"/>
            <w:noWrap/>
            <w:vAlign w:val="bottom"/>
            <w:hideMark/>
          </w:tcPr>
          <w:p w14:paraId="104FDD44"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0</w:t>
            </w:r>
          </w:p>
        </w:tc>
      </w:tr>
      <w:tr w:rsidR="004821A9" w:rsidRPr="00804196" w14:paraId="065CAFFA" w14:textId="77777777" w:rsidTr="004821A9">
        <w:trPr>
          <w:trHeight w:val="300"/>
        </w:trPr>
        <w:tc>
          <w:tcPr>
            <w:tcW w:w="960" w:type="dxa"/>
            <w:shd w:val="clear" w:color="auto" w:fill="auto"/>
            <w:noWrap/>
            <w:vAlign w:val="bottom"/>
            <w:hideMark/>
          </w:tcPr>
          <w:p w14:paraId="01EBBA70"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2</w:t>
            </w:r>
          </w:p>
        </w:tc>
        <w:tc>
          <w:tcPr>
            <w:tcW w:w="1400" w:type="dxa"/>
            <w:shd w:val="clear" w:color="auto" w:fill="auto"/>
            <w:noWrap/>
            <w:vAlign w:val="bottom"/>
            <w:hideMark/>
          </w:tcPr>
          <w:p w14:paraId="2336CE5A"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3736</w:t>
            </w:r>
          </w:p>
        </w:tc>
        <w:tc>
          <w:tcPr>
            <w:tcW w:w="960" w:type="dxa"/>
            <w:shd w:val="clear" w:color="auto" w:fill="auto"/>
            <w:noWrap/>
            <w:vAlign w:val="bottom"/>
            <w:hideMark/>
          </w:tcPr>
          <w:p w14:paraId="08971409"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360</w:t>
            </w:r>
          </w:p>
        </w:tc>
        <w:tc>
          <w:tcPr>
            <w:tcW w:w="960" w:type="dxa"/>
            <w:shd w:val="clear" w:color="auto" w:fill="auto"/>
            <w:noWrap/>
            <w:vAlign w:val="bottom"/>
            <w:hideMark/>
          </w:tcPr>
          <w:p w14:paraId="26E85FBC"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360</w:t>
            </w:r>
          </w:p>
        </w:tc>
        <w:tc>
          <w:tcPr>
            <w:tcW w:w="1036" w:type="dxa"/>
            <w:shd w:val="clear" w:color="auto" w:fill="auto"/>
            <w:noWrap/>
            <w:vAlign w:val="bottom"/>
            <w:hideMark/>
          </w:tcPr>
          <w:p w14:paraId="3BAD6732"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409.6</w:t>
            </w:r>
          </w:p>
        </w:tc>
      </w:tr>
      <w:tr w:rsidR="004821A9" w:rsidRPr="00804196" w14:paraId="1DF252EA" w14:textId="77777777" w:rsidTr="004821A9">
        <w:trPr>
          <w:trHeight w:val="300"/>
        </w:trPr>
        <w:tc>
          <w:tcPr>
            <w:tcW w:w="960" w:type="dxa"/>
            <w:shd w:val="clear" w:color="auto" w:fill="auto"/>
            <w:noWrap/>
            <w:vAlign w:val="bottom"/>
            <w:hideMark/>
          </w:tcPr>
          <w:p w14:paraId="2CD7AFE3"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3</w:t>
            </w:r>
          </w:p>
        </w:tc>
        <w:tc>
          <w:tcPr>
            <w:tcW w:w="1400" w:type="dxa"/>
            <w:shd w:val="clear" w:color="auto" w:fill="auto"/>
            <w:noWrap/>
            <w:vAlign w:val="bottom"/>
            <w:hideMark/>
          </w:tcPr>
          <w:p w14:paraId="6E713F1D"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3155</w:t>
            </w:r>
          </w:p>
        </w:tc>
        <w:tc>
          <w:tcPr>
            <w:tcW w:w="960" w:type="dxa"/>
            <w:shd w:val="clear" w:color="auto" w:fill="auto"/>
            <w:noWrap/>
            <w:vAlign w:val="bottom"/>
            <w:hideMark/>
          </w:tcPr>
          <w:p w14:paraId="098F39CB"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720</w:t>
            </w:r>
          </w:p>
        </w:tc>
        <w:tc>
          <w:tcPr>
            <w:tcW w:w="960" w:type="dxa"/>
            <w:shd w:val="clear" w:color="auto" w:fill="auto"/>
            <w:noWrap/>
            <w:vAlign w:val="bottom"/>
            <w:hideMark/>
          </w:tcPr>
          <w:p w14:paraId="56A8D6C5"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941</w:t>
            </w:r>
          </w:p>
        </w:tc>
        <w:tc>
          <w:tcPr>
            <w:tcW w:w="1036" w:type="dxa"/>
            <w:shd w:val="clear" w:color="auto" w:fill="auto"/>
            <w:noWrap/>
            <w:vAlign w:val="bottom"/>
            <w:hideMark/>
          </w:tcPr>
          <w:p w14:paraId="26441BFC"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819.2</w:t>
            </w:r>
          </w:p>
        </w:tc>
      </w:tr>
      <w:tr w:rsidR="004821A9" w:rsidRPr="00804196" w14:paraId="0094CC0C" w14:textId="77777777" w:rsidTr="004821A9">
        <w:trPr>
          <w:trHeight w:val="300"/>
        </w:trPr>
        <w:tc>
          <w:tcPr>
            <w:tcW w:w="960" w:type="dxa"/>
            <w:shd w:val="clear" w:color="auto" w:fill="auto"/>
            <w:noWrap/>
            <w:vAlign w:val="bottom"/>
            <w:hideMark/>
          </w:tcPr>
          <w:p w14:paraId="74638F9B"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4</w:t>
            </w:r>
          </w:p>
        </w:tc>
        <w:tc>
          <w:tcPr>
            <w:tcW w:w="1400" w:type="dxa"/>
            <w:shd w:val="clear" w:color="auto" w:fill="auto"/>
            <w:noWrap/>
            <w:vAlign w:val="bottom"/>
            <w:hideMark/>
          </w:tcPr>
          <w:p w14:paraId="68D52CAA"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2707</w:t>
            </w:r>
          </w:p>
        </w:tc>
        <w:tc>
          <w:tcPr>
            <w:tcW w:w="960" w:type="dxa"/>
            <w:shd w:val="clear" w:color="auto" w:fill="auto"/>
            <w:noWrap/>
            <w:vAlign w:val="bottom"/>
            <w:hideMark/>
          </w:tcPr>
          <w:p w14:paraId="551F76EF"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1080</w:t>
            </w:r>
          </w:p>
        </w:tc>
        <w:tc>
          <w:tcPr>
            <w:tcW w:w="960" w:type="dxa"/>
            <w:shd w:val="clear" w:color="auto" w:fill="auto"/>
            <w:noWrap/>
            <w:vAlign w:val="bottom"/>
            <w:hideMark/>
          </w:tcPr>
          <w:p w14:paraId="33228E5C"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1389</w:t>
            </w:r>
          </w:p>
        </w:tc>
        <w:tc>
          <w:tcPr>
            <w:tcW w:w="1036" w:type="dxa"/>
            <w:shd w:val="clear" w:color="auto" w:fill="auto"/>
            <w:noWrap/>
            <w:vAlign w:val="bottom"/>
            <w:hideMark/>
          </w:tcPr>
          <w:p w14:paraId="4FBC299A"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1228.8</w:t>
            </w:r>
          </w:p>
        </w:tc>
      </w:tr>
      <w:tr w:rsidR="004821A9" w:rsidRPr="00804196" w14:paraId="7B4F6B45" w14:textId="77777777" w:rsidTr="004821A9">
        <w:trPr>
          <w:trHeight w:val="300"/>
        </w:trPr>
        <w:tc>
          <w:tcPr>
            <w:tcW w:w="960" w:type="dxa"/>
            <w:shd w:val="clear" w:color="auto" w:fill="auto"/>
            <w:noWrap/>
            <w:vAlign w:val="bottom"/>
            <w:hideMark/>
          </w:tcPr>
          <w:p w14:paraId="67648654"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5</w:t>
            </w:r>
          </w:p>
        </w:tc>
        <w:tc>
          <w:tcPr>
            <w:tcW w:w="1400" w:type="dxa"/>
            <w:shd w:val="clear" w:color="auto" w:fill="auto"/>
            <w:noWrap/>
            <w:vAlign w:val="bottom"/>
            <w:hideMark/>
          </w:tcPr>
          <w:p w14:paraId="1C993ABE"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2301</w:t>
            </w:r>
          </w:p>
        </w:tc>
        <w:tc>
          <w:tcPr>
            <w:tcW w:w="960" w:type="dxa"/>
            <w:shd w:val="clear" w:color="auto" w:fill="auto"/>
            <w:noWrap/>
            <w:vAlign w:val="bottom"/>
            <w:hideMark/>
          </w:tcPr>
          <w:p w14:paraId="3D6F58CD"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1440</w:t>
            </w:r>
          </w:p>
        </w:tc>
        <w:tc>
          <w:tcPr>
            <w:tcW w:w="960" w:type="dxa"/>
            <w:shd w:val="clear" w:color="auto" w:fill="auto"/>
            <w:noWrap/>
            <w:vAlign w:val="bottom"/>
            <w:hideMark/>
          </w:tcPr>
          <w:p w14:paraId="73AE78C7"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1795</w:t>
            </w:r>
          </w:p>
        </w:tc>
        <w:tc>
          <w:tcPr>
            <w:tcW w:w="1036" w:type="dxa"/>
            <w:shd w:val="clear" w:color="auto" w:fill="auto"/>
            <w:noWrap/>
            <w:vAlign w:val="bottom"/>
            <w:hideMark/>
          </w:tcPr>
          <w:p w14:paraId="075C4F00"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1638.4</w:t>
            </w:r>
          </w:p>
        </w:tc>
      </w:tr>
      <w:tr w:rsidR="004821A9" w:rsidRPr="00804196" w14:paraId="13CAFC4F" w14:textId="77777777" w:rsidTr="004821A9">
        <w:trPr>
          <w:trHeight w:val="300"/>
        </w:trPr>
        <w:tc>
          <w:tcPr>
            <w:tcW w:w="960" w:type="dxa"/>
            <w:shd w:val="clear" w:color="auto" w:fill="auto"/>
            <w:noWrap/>
            <w:vAlign w:val="bottom"/>
            <w:hideMark/>
          </w:tcPr>
          <w:p w14:paraId="30D31FB7"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6</w:t>
            </w:r>
          </w:p>
        </w:tc>
        <w:tc>
          <w:tcPr>
            <w:tcW w:w="1400" w:type="dxa"/>
            <w:shd w:val="clear" w:color="auto" w:fill="auto"/>
            <w:noWrap/>
            <w:vAlign w:val="bottom"/>
            <w:hideMark/>
          </w:tcPr>
          <w:p w14:paraId="487158B3"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1895</w:t>
            </w:r>
          </w:p>
        </w:tc>
        <w:tc>
          <w:tcPr>
            <w:tcW w:w="960" w:type="dxa"/>
            <w:shd w:val="clear" w:color="auto" w:fill="auto"/>
            <w:noWrap/>
            <w:vAlign w:val="bottom"/>
            <w:hideMark/>
          </w:tcPr>
          <w:p w14:paraId="3F64B9B2"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1800</w:t>
            </w:r>
          </w:p>
        </w:tc>
        <w:tc>
          <w:tcPr>
            <w:tcW w:w="960" w:type="dxa"/>
            <w:shd w:val="clear" w:color="auto" w:fill="auto"/>
            <w:noWrap/>
            <w:vAlign w:val="bottom"/>
            <w:hideMark/>
          </w:tcPr>
          <w:p w14:paraId="1634C65F"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2201</w:t>
            </w:r>
          </w:p>
        </w:tc>
        <w:tc>
          <w:tcPr>
            <w:tcW w:w="1036" w:type="dxa"/>
            <w:shd w:val="clear" w:color="auto" w:fill="auto"/>
            <w:noWrap/>
            <w:vAlign w:val="bottom"/>
            <w:hideMark/>
          </w:tcPr>
          <w:p w14:paraId="01AAE2C9"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2048</w:t>
            </w:r>
          </w:p>
        </w:tc>
      </w:tr>
      <w:tr w:rsidR="004821A9" w:rsidRPr="00804196" w14:paraId="24B05BAE" w14:textId="77777777" w:rsidTr="004821A9">
        <w:trPr>
          <w:trHeight w:val="300"/>
        </w:trPr>
        <w:tc>
          <w:tcPr>
            <w:tcW w:w="960" w:type="dxa"/>
            <w:shd w:val="clear" w:color="auto" w:fill="auto"/>
            <w:noWrap/>
            <w:vAlign w:val="bottom"/>
            <w:hideMark/>
          </w:tcPr>
          <w:p w14:paraId="6D3E1A85"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7</w:t>
            </w:r>
          </w:p>
        </w:tc>
        <w:tc>
          <w:tcPr>
            <w:tcW w:w="1400" w:type="dxa"/>
            <w:shd w:val="clear" w:color="auto" w:fill="auto"/>
            <w:noWrap/>
            <w:vAlign w:val="bottom"/>
            <w:hideMark/>
          </w:tcPr>
          <w:p w14:paraId="5DECA53C"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1485</w:t>
            </w:r>
          </w:p>
        </w:tc>
        <w:tc>
          <w:tcPr>
            <w:tcW w:w="960" w:type="dxa"/>
            <w:shd w:val="clear" w:color="auto" w:fill="auto"/>
            <w:noWrap/>
            <w:vAlign w:val="bottom"/>
            <w:hideMark/>
          </w:tcPr>
          <w:p w14:paraId="5A8BDA8B"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2160</w:t>
            </w:r>
          </w:p>
        </w:tc>
        <w:tc>
          <w:tcPr>
            <w:tcW w:w="960" w:type="dxa"/>
            <w:shd w:val="clear" w:color="auto" w:fill="auto"/>
            <w:noWrap/>
            <w:vAlign w:val="bottom"/>
            <w:hideMark/>
          </w:tcPr>
          <w:p w14:paraId="424BFEFB"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2611</w:t>
            </w:r>
          </w:p>
        </w:tc>
        <w:tc>
          <w:tcPr>
            <w:tcW w:w="1036" w:type="dxa"/>
            <w:shd w:val="clear" w:color="auto" w:fill="auto"/>
            <w:noWrap/>
            <w:vAlign w:val="bottom"/>
            <w:hideMark/>
          </w:tcPr>
          <w:p w14:paraId="7881C004"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2457.6</w:t>
            </w:r>
          </w:p>
        </w:tc>
      </w:tr>
      <w:tr w:rsidR="004821A9" w:rsidRPr="00804196" w14:paraId="64E31D6B" w14:textId="77777777" w:rsidTr="004821A9">
        <w:trPr>
          <w:trHeight w:val="300"/>
        </w:trPr>
        <w:tc>
          <w:tcPr>
            <w:tcW w:w="960" w:type="dxa"/>
            <w:shd w:val="clear" w:color="auto" w:fill="auto"/>
            <w:noWrap/>
            <w:vAlign w:val="bottom"/>
            <w:hideMark/>
          </w:tcPr>
          <w:p w14:paraId="1CB9F05D"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8</w:t>
            </w:r>
          </w:p>
        </w:tc>
        <w:tc>
          <w:tcPr>
            <w:tcW w:w="1400" w:type="dxa"/>
            <w:shd w:val="clear" w:color="auto" w:fill="auto"/>
            <w:noWrap/>
            <w:vAlign w:val="bottom"/>
            <w:hideMark/>
          </w:tcPr>
          <w:p w14:paraId="4EBB8523"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1079</w:t>
            </w:r>
          </w:p>
        </w:tc>
        <w:tc>
          <w:tcPr>
            <w:tcW w:w="960" w:type="dxa"/>
            <w:shd w:val="clear" w:color="auto" w:fill="auto"/>
            <w:noWrap/>
            <w:vAlign w:val="bottom"/>
            <w:hideMark/>
          </w:tcPr>
          <w:p w14:paraId="0AEF703A"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2520</w:t>
            </w:r>
          </w:p>
        </w:tc>
        <w:tc>
          <w:tcPr>
            <w:tcW w:w="960" w:type="dxa"/>
            <w:shd w:val="clear" w:color="auto" w:fill="auto"/>
            <w:noWrap/>
            <w:vAlign w:val="bottom"/>
            <w:hideMark/>
          </w:tcPr>
          <w:p w14:paraId="1EB112C0"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3017</w:t>
            </w:r>
          </w:p>
        </w:tc>
        <w:tc>
          <w:tcPr>
            <w:tcW w:w="1036" w:type="dxa"/>
            <w:shd w:val="clear" w:color="auto" w:fill="auto"/>
            <w:noWrap/>
            <w:vAlign w:val="bottom"/>
            <w:hideMark/>
          </w:tcPr>
          <w:p w14:paraId="0A2913A3"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2867.2</w:t>
            </w:r>
          </w:p>
        </w:tc>
      </w:tr>
      <w:tr w:rsidR="004821A9" w:rsidRPr="00804196" w14:paraId="6FD228FE" w14:textId="77777777" w:rsidTr="004821A9">
        <w:trPr>
          <w:trHeight w:val="300"/>
        </w:trPr>
        <w:tc>
          <w:tcPr>
            <w:tcW w:w="960" w:type="dxa"/>
            <w:shd w:val="clear" w:color="auto" w:fill="auto"/>
            <w:noWrap/>
            <w:vAlign w:val="bottom"/>
            <w:hideMark/>
          </w:tcPr>
          <w:p w14:paraId="77EC7D77"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9</w:t>
            </w:r>
          </w:p>
        </w:tc>
        <w:tc>
          <w:tcPr>
            <w:tcW w:w="1400" w:type="dxa"/>
            <w:shd w:val="clear" w:color="auto" w:fill="auto"/>
            <w:noWrap/>
            <w:vAlign w:val="bottom"/>
            <w:hideMark/>
          </w:tcPr>
          <w:p w14:paraId="0BF484F0"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662</w:t>
            </w:r>
          </w:p>
        </w:tc>
        <w:tc>
          <w:tcPr>
            <w:tcW w:w="960" w:type="dxa"/>
            <w:shd w:val="clear" w:color="auto" w:fill="auto"/>
            <w:noWrap/>
            <w:vAlign w:val="bottom"/>
            <w:hideMark/>
          </w:tcPr>
          <w:p w14:paraId="3E9CA615"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2880</w:t>
            </w:r>
          </w:p>
        </w:tc>
        <w:tc>
          <w:tcPr>
            <w:tcW w:w="960" w:type="dxa"/>
            <w:shd w:val="clear" w:color="auto" w:fill="auto"/>
            <w:noWrap/>
            <w:vAlign w:val="bottom"/>
            <w:hideMark/>
          </w:tcPr>
          <w:p w14:paraId="1A9C44A1"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3434</w:t>
            </w:r>
          </w:p>
        </w:tc>
        <w:tc>
          <w:tcPr>
            <w:tcW w:w="1036" w:type="dxa"/>
            <w:shd w:val="clear" w:color="auto" w:fill="auto"/>
            <w:noWrap/>
            <w:vAlign w:val="bottom"/>
            <w:hideMark/>
          </w:tcPr>
          <w:p w14:paraId="78019586"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3276.8</w:t>
            </w:r>
          </w:p>
        </w:tc>
      </w:tr>
      <w:tr w:rsidR="004821A9" w:rsidRPr="00804196" w14:paraId="3FEFD662" w14:textId="77777777" w:rsidTr="004821A9">
        <w:trPr>
          <w:trHeight w:val="300"/>
        </w:trPr>
        <w:tc>
          <w:tcPr>
            <w:tcW w:w="960" w:type="dxa"/>
            <w:shd w:val="clear" w:color="auto" w:fill="auto"/>
            <w:noWrap/>
            <w:vAlign w:val="bottom"/>
            <w:hideMark/>
          </w:tcPr>
          <w:p w14:paraId="6C7B8717"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10</w:t>
            </w:r>
          </w:p>
        </w:tc>
        <w:tc>
          <w:tcPr>
            <w:tcW w:w="1400" w:type="dxa"/>
            <w:shd w:val="clear" w:color="auto" w:fill="auto"/>
            <w:noWrap/>
            <w:vAlign w:val="bottom"/>
            <w:hideMark/>
          </w:tcPr>
          <w:p w14:paraId="77AA3FF9"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291</w:t>
            </w:r>
          </w:p>
        </w:tc>
        <w:tc>
          <w:tcPr>
            <w:tcW w:w="960" w:type="dxa"/>
            <w:shd w:val="clear" w:color="auto" w:fill="auto"/>
            <w:noWrap/>
            <w:vAlign w:val="bottom"/>
            <w:hideMark/>
          </w:tcPr>
          <w:p w14:paraId="596520B4"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3240</w:t>
            </w:r>
          </w:p>
        </w:tc>
        <w:tc>
          <w:tcPr>
            <w:tcW w:w="960" w:type="dxa"/>
            <w:shd w:val="clear" w:color="auto" w:fill="auto"/>
            <w:noWrap/>
            <w:vAlign w:val="bottom"/>
            <w:hideMark/>
          </w:tcPr>
          <w:p w14:paraId="17A46CF0"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3805</w:t>
            </w:r>
          </w:p>
        </w:tc>
        <w:tc>
          <w:tcPr>
            <w:tcW w:w="1036" w:type="dxa"/>
            <w:shd w:val="clear" w:color="auto" w:fill="auto"/>
            <w:noWrap/>
            <w:vAlign w:val="bottom"/>
            <w:hideMark/>
          </w:tcPr>
          <w:p w14:paraId="19F3FAF9"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3686.4</w:t>
            </w:r>
          </w:p>
        </w:tc>
      </w:tr>
      <w:tr w:rsidR="004821A9" w:rsidRPr="00804196" w14:paraId="266CB020" w14:textId="77777777" w:rsidTr="004821A9">
        <w:trPr>
          <w:trHeight w:val="300"/>
        </w:trPr>
        <w:tc>
          <w:tcPr>
            <w:tcW w:w="960" w:type="dxa"/>
            <w:shd w:val="clear" w:color="auto" w:fill="auto"/>
            <w:noWrap/>
            <w:vAlign w:val="bottom"/>
            <w:hideMark/>
          </w:tcPr>
          <w:p w14:paraId="6F0042B8"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11</w:t>
            </w:r>
          </w:p>
        </w:tc>
        <w:tc>
          <w:tcPr>
            <w:tcW w:w="1400" w:type="dxa"/>
            <w:shd w:val="clear" w:color="auto" w:fill="auto"/>
            <w:noWrap/>
            <w:vAlign w:val="bottom"/>
            <w:hideMark/>
          </w:tcPr>
          <w:p w14:paraId="10C60290"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0</w:t>
            </w:r>
          </w:p>
        </w:tc>
        <w:tc>
          <w:tcPr>
            <w:tcW w:w="960" w:type="dxa"/>
            <w:shd w:val="clear" w:color="auto" w:fill="auto"/>
            <w:noWrap/>
            <w:vAlign w:val="bottom"/>
            <w:hideMark/>
          </w:tcPr>
          <w:p w14:paraId="175D0BFB"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3600</w:t>
            </w:r>
          </w:p>
        </w:tc>
        <w:tc>
          <w:tcPr>
            <w:tcW w:w="960" w:type="dxa"/>
            <w:shd w:val="clear" w:color="auto" w:fill="auto"/>
            <w:noWrap/>
            <w:vAlign w:val="bottom"/>
            <w:hideMark/>
          </w:tcPr>
          <w:p w14:paraId="67A16277"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4096</w:t>
            </w:r>
          </w:p>
        </w:tc>
        <w:tc>
          <w:tcPr>
            <w:tcW w:w="1036" w:type="dxa"/>
            <w:shd w:val="clear" w:color="auto" w:fill="auto"/>
            <w:noWrap/>
            <w:vAlign w:val="bottom"/>
            <w:hideMark/>
          </w:tcPr>
          <w:p w14:paraId="354B579B" w14:textId="77777777" w:rsidR="004821A9" w:rsidRPr="00804196" w:rsidRDefault="004821A9" w:rsidP="00804196">
            <w:pPr>
              <w:spacing w:after="0" w:line="240" w:lineRule="auto"/>
              <w:jc w:val="center"/>
              <w:rPr>
                <w:rFonts w:ascii="Calibri" w:eastAsia="Times New Roman" w:hAnsi="Calibri" w:cs="Calibri"/>
                <w:color w:val="000000"/>
              </w:rPr>
            </w:pPr>
            <w:r w:rsidRPr="00804196">
              <w:rPr>
                <w:rFonts w:ascii="Calibri" w:eastAsia="Times New Roman" w:hAnsi="Calibri" w:cs="Calibri"/>
                <w:color w:val="000000"/>
              </w:rPr>
              <w:t>4096</w:t>
            </w:r>
          </w:p>
        </w:tc>
      </w:tr>
    </w:tbl>
    <w:p w14:paraId="2619A716" w14:textId="77147744" w:rsidR="00804196" w:rsidRDefault="00804196" w:rsidP="00804196">
      <w:pPr>
        <w:spacing w:after="0" w:line="240" w:lineRule="auto"/>
        <w:ind w:left="360"/>
        <w:rPr>
          <w:noProof/>
        </w:rPr>
      </w:pPr>
    </w:p>
    <w:p w14:paraId="40F09501" w14:textId="77777777" w:rsidR="004821A9" w:rsidRDefault="00804196" w:rsidP="004821A9">
      <w:pPr>
        <w:keepNext/>
        <w:spacing w:after="0" w:line="240" w:lineRule="auto"/>
        <w:ind w:left="360"/>
        <w:jc w:val="center"/>
      </w:pPr>
      <w:r>
        <w:rPr>
          <w:noProof/>
        </w:rPr>
        <w:drawing>
          <wp:inline distT="0" distB="0" distL="0" distR="0" wp14:anchorId="20FC29C9" wp14:editId="78C44BF2">
            <wp:extent cx="4467225" cy="2854960"/>
            <wp:effectExtent l="0" t="0" r="9525" b="2540"/>
            <wp:docPr id="11" name="Chart 11">
              <a:extLst xmlns:a="http://schemas.openxmlformats.org/drawingml/2006/main">
                <a:ext uri="{FF2B5EF4-FFF2-40B4-BE49-F238E27FC236}">
                  <a16:creationId xmlns:xdr="http://schemas.openxmlformats.org/drawingml/2006/spreadsheetDrawing" xmlns="" xmlns:a16="http://schemas.microsoft.com/office/drawing/2014/main" xmlns:lc="http://schemas.openxmlformats.org/drawingml/2006/lockedCanvas" id="{8F52AFCA-8F3F-41F6-87D2-21D2D2B64C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73069F5" w14:textId="7AC64BDC" w:rsidR="00804196" w:rsidRDefault="004821A9" w:rsidP="004821A9">
      <w:pPr>
        <w:pStyle w:val="Caption"/>
        <w:jc w:val="center"/>
      </w:pPr>
      <w:r>
        <w:t xml:space="preserve">Figure </w:t>
      </w:r>
      <w:r>
        <w:fldChar w:fldCharType="begin"/>
      </w:r>
      <w:r>
        <w:instrText xml:space="preserve"> SEQ Figure \* ARABIC </w:instrText>
      </w:r>
      <w:r>
        <w:fldChar w:fldCharType="separate"/>
      </w:r>
      <w:r w:rsidR="004F6ACB">
        <w:rPr>
          <w:noProof/>
        </w:rPr>
        <w:t>7</w:t>
      </w:r>
      <w:r>
        <w:fldChar w:fldCharType="end"/>
      </w:r>
      <w:r>
        <w:t>: Graph for Analog to Digital Mapping for Sensors</w:t>
      </w:r>
    </w:p>
    <w:p w14:paraId="57FC8494" w14:textId="75E869F5" w:rsidR="004821A9" w:rsidRDefault="004821A9" w:rsidP="004821A9">
      <w:pPr>
        <w:rPr>
          <w:rFonts w:ascii="Times New Roman" w:hAnsi="Times New Roman" w:cs="Times New Roman"/>
          <w:sz w:val="24"/>
        </w:rPr>
      </w:pPr>
      <w:r w:rsidRPr="004821A9">
        <w:rPr>
          <w:rFonts w:ascii="Times New Roman" w:hAnsi="Times New Roman" w:cs="Times New Roman"/>
          <w:sz w:val="24"/>
        </w:rPr>
        <w:t>The graph</w:t>
      </w:r>
      <w:r>
        <w:rPr>
          <w:rFonts w:ascii="Times New Roman" w:hAnsi="Times New Roman" w:cs="Times New Roman"/>
          <w:sz w:val="24"/>
        </w:rPr>
        <w:t xml:space="preserve"> (figure 7) </w:t>
      </w:r>
      <w:r w:rsidRPr="004821A9">
        <w:rPr>
          <w:rFonts w:ascii="Times New Roman" w:hAnsi="Times New Roman" w:cs="Times New Roman"/>
          <w:sz w:val="24"/>
        </w:rPr>
        <w:t>shows that the expected and ADC voltage v</w:t>
      </w:r>
      <w:r>
        <w:rPr>
          <w:rFonts w:ascii="Times New Roman" w:hAnsi="Times New Roman" w:cs="Times New Roman"/>
          <w:sz w:val="24"/>
        </w:rPr>
        <w:t xml:space="preserve">alues are approximately linear. However, </w:t>
      </w:r>
      <w:r w:rsidRPr="004821A9">
        <w:rPr>
          <w:rFonts w:ascii="Times New Roman" w:hAnsi="Times New Roman" w:cs="Times New Roman"/>
          <w:sz w:val="24"/>
        </w:rPr>
        <w:t>there is little discrepancy between the value</w:t>
      </w:r>
      <w:r>
        <w:rPr>
          <w:rFonts w:ascii="Times New Roman" w:hAnsi="Times New Roman" w:cs="Times New Roman"/>
          <w:sz w:val="24"/>
        </w:rPr>
        <w:t>s. O</w:t>
      </w:r>
      <w:r w:rsidRPr="004821A9">
        <w:rPr>
          <w:rFonts w:ascii="Times New Roman" w:hAnsi="Times New Roman" w:cs="Times New Roman"/>
          <w:sz w:val="24"/>
        </w:rPr>
        <w:t>therwise both resu</w:t>
      </w:r>
      <w:r>
        <w:rPr>
          <w:rFonts w:ascii="Times New Roman" w:hAnsi="Times New Roman" w:cs="Times New Roman"/>
          <w:sz w:val="24"/>
        </w:rPr>
        <w:t>lts exhibit a linear trend. I</w:t>
      </w:r>
      <w:r w:rsidRPr="004821A9">
        <w:rPr>
          <w:rFonts w:ascii="Times New Roman" w:hAnsi="Times New Roman" w:cs="Times New Roman"/>
          <w:sz w:val="24"/>
        </w:rPr>
        <w:t>t is safe to assume that there is a direct relationship between angular displacement and output voltage.</w:t>
      </w:r>
    </w:p>
    <w:p w14:paraId="503D6EF7" w14:textId="77777777" w:rsidR="004821A9" w:rsidRDefault="004821A9" w:rsidP="004821A9">
      <w:pPr>
        <w:rPr>
          <w:rFonts w:ascii="Times New Roman" w:hAnsi="Times New Roman" w:cs="Times New Roman"/>
          <w:sz w:val="24"/>
        </w:rPr>
      </w:pPr>
    </w:p>
    <w:p w14:paraId="5FD6CE9F" w14:textId="77777777" w:rsidR="004821A9" w:rsidRDefault="004821A9" w:rsidP="004821A9">
      <w:pPr>
        <w:rPr>
          <w:rFonts w:ascii="Times New Roman" w:hAnsi="Times New Roman" w:cs="Times New Roman"/>
          <w:sz w:val="24"/>
        </w:rPr>
      </w:pPr>
    </w:p>
    <w:p w14:paraId="4EC1A23F" w14:textId="77777777" w:rsidR="004821A9" w:rsidRDefault="004821A9" w:rsidP="004821A9">
      <w:pPr>
        <w:rPr>
          <w:rFonts w:ascii="Times New Roman" w:hAnsi="Times New Roman" w:cs="Times New Roman"/>
          <w:sz w:val="24"/>
        </w:rPr>
      </w:pPr>
    </w:p>
    <w:p w14:paraId="7035E2B9" w14:textId="363FF0A0" w:rsidR="004821A9" w:rsidRDefault="004821A9" w:rsidP="004821A9">
      <w:pPr>
        <w:pStyle w:val="ListParagraph"/>
        <w:numPr>
          <w:ilvl w:val="0"/>
          <w:numId w:val="50"/>
        </w:numPr>
        <w:rPr>
          <w:rFonts w:ascii="Times New Roman" w:hAnsi="Times New Roman" w:cs="Times New Roman"/>
          <w:sz w:val="24"/>
        </w:rPr>
      </w:pPr>
      <w:r>
        <w:rPr>
          <w:rFonts w:ascii="Times New Roman" w:hAnsi="Times New Roman" w:cs="Times New Roman"/>
          <w:sz w:val="24"/>
        </w:rPr>
        <w:t>Actuation Data</w:t>
      </w:r>
    </w:p>
    <w:p w14:paraId="6E5570E5" w14:textId="63C5F9F8" w:rsidR="004821A9" w:rsidRDefault="004821A9" w:rsidP="004821A9">
      <w:pPr>
        <w:pStyle w:val="Caption"/>
        <w:keepNext/>
        <w:jc w:val="center"/>
      </w:pPr>
      <w:r>
        <w:t xml:space="preserve">Table </w:t>
      </w:r>
      <w:r>
        <w:fldChar w:fldCharType="begin"/>
      </w:r>
      <w:r>
        <w:instrText xml:space="preserve"> SEQ Table \* ARABIC </w:instrText>
      </w:r>
      <w:r>
        <w:fldChar w:fldCharType="separate"/>
      </w:r>
      <w:r>
        <w:rPr>
          <w:noProof/>
        </w:rPr>
        <w:t>3</w:t>
      </w:r>
      <w:r>
        <w:fldChar w:fldCharType="end"/>
      </w:r>
      <w:r>
        <w:t>: Actuation Data for Motors</w:t>
      </w:r>
    </w:p>
    <w:tbl>
      <w:tblPr>
        <w:tblW w:w="41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1380"/>
        <w:gridCol w:w="1380"/>
      </w:tblGrid>
      <w:tr w:rsidR="00A2110D" w:rsidRPr="004821A9" w14:paraId="45EF9C87" w14:textId="618981DC" w:rsidTr="002F3C67">
        <w:trPr>
          <w:trHeight w:val="300"/>
          <w:jc w:val="center"/>
        </w:trPr>
        <w:tc>
          <w:tcPr>
            <w:tcW w:w="1380" w:type="dxa"/>
            <w:shd w:val="clear" w:color="auto" w:fill="auto"/>
            <w:noWrap/>
            <w:vAlign w:val="bottom"/>
            <w:hideMark/>
          </w:tcPr>
          <w:p w14:paraId="74BD23B3" w14:textId="77777777" w:rsidR="00A2110D" w:rsidRPr="004821A9" w:rsidRDefault="00A2110D" w:rsidP="00A2110D">
            <w:pPr>
              <w:spacing w:after="0" w:line="240" w:lineRule="auto"/>
              <w:rPr>
                <w:rFonts w:ascii="Calibri" w:eastAsia="Times New Roman" w:hAnsi="Calibri" w:cs="Calibri"/>
                <w:color w:val="000000"/>
              </w:rPr>
            </w:pPr>
            <w:r w:rsidRPr="004821A9">
              <w:rPr>
                <w:rFonts w:ascii="Calibri" w:eastAsia="Times New Roman" w:hAnsi="Calibri" w:cs="Calibri"/>
                <w:color w:val="000000"/>
              </w:rPr>
              <w:t>Voltage (V)</w:t>
            </w:r>
          </w:p>
        </w:tc>
        <w:tc>
          <w:tcPr>
            <w:tcW w:w="1380" w:type="dxa"/>
            <w:shd w:val="clear" w:color="auto" w:fill="auto"/>
            <w:noWrap/>
            <w:vAlign w:val="bottom"/>
            <w:hideMark/>
          </w:tcPr>
          <w:p w14:paraId="170F6DAF" w14:textId="77777777" w:rsidR="00A2110D" w:rsidRPr="004821A9" w:rsidRDefault="00A2110D" w:rsidP="00A2110D">
            <w:pPr>
              <w:spacing w:after="0" w:line="240" w:lineRule="auto"/>
              <w:rPr>
                <w:rFonts w:ascii="Calibri" w:eastAsia="Times New Roman" w:hAnsi="Calibri" w:cs="Calibri"/>
                <w:color w:val="000000"/>
              </w:rPr>
            </w:pPr>
            <w:r w:rsidRPr="004821A9">
              <w:rPr>
                <w:rFonts w:ascii="Calibri" w:eastAsia="Times New Roman" w:hAnsi="Calibri" w:cs="Calibri"/>
                <w:color w:val="000000"/>
              </w:rPr>
              <w:t>Thrust(N)</w:t>
            </w:r>
          </w:p>
        </w:tc>
        <w:tc>
          <w:tcPr>
            <w:tcW w:w="1380" w:type="dxa"/>
            <w:vAlign w:val="bottom"/>
          </w:tcPr>
          <w:p w14:paraId="7347C6F6" w14:textId="00604EE3" w:rsidR="00A2110D" w:rsidRPr="004821A9" w:rsidRDefault="00A2110D" w:rsidP="00A2110D">
            <w:pPr>
              <w:spacing w:after="0" w:line="240" w:lineRule="auto"/>
              <w:rPr>
                <w:rFonts w:ascii="Calibri" w:eastAsia="Times New Roman" w:hAnsi="Calibri" w:cs="Calibri"/>
                <w:color w:val="000000"/>
              </w:rPr>
            </w:pPr>
            <w:r>
              <w:rPr>
                <w:rFonts w:ascii="Calibri" w:hAnsi="Calibri" w:cs="Calibri"/>
                <w:color w:val="000000"/>
              </w:rPr>
              <w:t>Mass(g)</w:t>
            </w:r>
          </w:p>
        </w:tc>
      </w:tr>
      <w:tr w:rsidR="00A2110D" w:rsidRPr="004821A9" w14:paraId="4AB9FEAF" w14:textId="23A8B6BE" w:rsidTr="002F3C67">
        <w:trPr>
          <w:trHeight w:val="300"/>
          <w:jc w:val="center"/>
        </w:trPr>
        <w:tc>
          <w:tcPr>
            <w:tcW w:w="1380" w:type="dxa"/>
            <w:shd w:val="clear" w:color="auto" w:fill="auto"/>
            <w:noWrap/>
            <w:vAlign w:val="bottom"/>
            <w:hideMark/>
          </w:tcPr>
          <w:p w14:paraId="1454CB9A"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1</w:t>
            </w:r>
          </w:p>
        </w:tc>
        <w:tc>
          <w:tcPr>
            <w:tcW w:w="1380" w:type="dxa"/>
            <w:shd w:val="clear" w:color="auto" w:fill="auto"/>
            <w:noWrap/>
            <w:vAlign w:val="bottom"/>
            <w:hideMark/>
          </w:tcPr>
          <w:p w14:paraId="14137D48"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0.000981</w:t>
            </w:r>
          </w:p>
        </w:tc>
        <w:tc>
          <w:tcPr>
            <w:tcW w:w="1380" w:type="dxa"/>
            <w:vAlign w:val="bottom"/>
          </w:tcPr>
          <w:p w14:paraId="1A7755BE" w14:textId="09BF09E7" w:rsidR="00A2110D" w:rsidRPr="004821A9" w:rsidRDefault="00A2110D" w:rsidP="00A2110D">
            <w:pPr>
              <w:spacing w:after="0" w:line="240" w:lineRule="auto"/>
              <w:jc w:val="right"/>
              <w:rPr>
                <w:rFonts w:ascii="Calibri" w:eastAsia="Times New Roman" w:hAnsi="Calibri" w:cs="Calibri"/>
                <w:color w:val="000000"/>
              </w:rPr>
            </w:pPr>
            <w:r>
              <w:rPr>
                <w:rFonts w:ascii="Calibri" w:hAnsi="Calibri" w:cs="Calibri"/>
                <w:color w:val="000000"/>
              </w:rPr>
              <w:t>0.1</w:t>
            </w:r>
          </w:p>
        </w:tc>
      </w:tr>
      <w:tr w:rsidR="00A2110D" w:rsidRPr="004821A9" w14:paraId="5A33DDDA" w14:textId="6F210EC5" w:rsidTr="002F3C67">
        <w:trPr>
          <w:trHeight w:val="300"/>
          <w:jc w:val="center"/>
        </w:trPr>
        <w:tc>
          <w:tcPr>
            <w:tcW w:w="1380" w:type="dxa"/>
            <w:shd w:val="clear" w:color="auto" w:fill="auto"/>
            <w:noWrap/>
            <w:vAlign w:val="bottom"/>
            <w:hideMark/>
          </w:tcPr>
          <w:p w14:paraId="5C6C5D02"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1.2</w:t>
            </w:r>
          </w:p>
        </w:tc>
        <w:tc>
          <w:tcPr>
            <w:tcW w:w="1380" w:type="dxa"/>
            <w:shd w:val="clear" w:color="auto" w:fill="auto"/>
            <w:noWrap/>
            <w:vAlign w:val="bottom"/>
            <w:hideMark/>
          </w:tcPr>
          <w:p w14:paraId="443902F9"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0.007848</w:t>
            </w:r>
          </w:p>
        </w:tc>
        <w:tc>
          <w:tcPr>
            <w:tcW w:w="1380" w:type="dxa"/>
            <w:vAlign w:val="bottom"/>
          </w:tcPr>
          <w:p w14:paraId="624096F9" w14:textId="00EB8635" w:rsidR="00A2110D" w:rsidRPr="004821A9" w:rsidRDefault="00A2110D" w:rsidP="00A2110D">
            <w:pPr>
              <w:spacing w:after="0" w:line="240" w:lineRule="auto"/>
              <w:jc w:val="right"/>
              <w:rPr>
                <w:rFonts w:ascii="Calibri" w:eastAsia="Times New Roman" w:hAnsi="Calibri" w:cs="Calibri"/>
                <w:color w:val="000000"/>
              </w:rPr>
            </w:pPr>
            <w:r>
              <w:rPr>
                <w:rFonts w:ascii="Calibri" w:hAnsi="Calibri" w:cs="Calibri"/>
                <w:color w:val="000000"/>
              </w:rPr>
              <w:t>0.8</w:t>
            </w:r>
          </w:p>
        </w:tc>
      </w:tr>
      <w:tr w:rsidR="00A2110D" w:rsidRPr="004821A9" w14:paraId="428D1FA6" w14:textId="62ECAE97" w:rsidTr="002F3C67">
        <w:trPr>
          <w:trHeight w:val="300"/>
          <w:jc w:val="center"/>
        </w:trPr>
        <w:tc>
          <w:tcPr>
            <w:tcW w:w="1380" w:type="dxa"/>
            <w:shd w:val="clear" w:color="auto" w:fill="auto"/>
            <w:noWrap/>
            <w:vAlign w:val="bottom"/>
            <w:hideMark/>
          </w:tcPr>
          <w:p w14:paraId="12D2D468"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1.4</w:t>
            </w:r>
          </w:p>
        </w:tc>
        <w:tc>
          <w:tcPr>
            <w:tcW w:w="1380" w:type="dxa"/>
            <w:shd w:val="clear" w:color="auto" w:fill="auto"/>
            <w:noWrap/>
            <w:vAlign w:val="bottom"/>
            <w:hideMark/>
          </w:tcPr>
          <w:p w14:paraId="3D2B55F3"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0.020601</w:t>
            </w:r>
          </w:p>
        </w:tc>
        <w:tc>
          <w:tcPr>
            <w:tcW w:w="1380" w:type="dxa"/>
            <w:vAlign w:val="bottom"/>
          </w:tcPr>
          <w:p w14:paraId="2CF2B26B" w14:textId="668857AF" w:rsidR="00A2110D" w:rsidRPr="004821A9" w:rsidRDefault="00A2110D" w:rsidP="00A2110D">
            <w:pPr>
              <w:spacing w:after="0" w:line="240" w:lineRule="auto"/>
              <w:jc w:val="right"/>
              <w:rPr>
                <w:rFonts w:ascii="Calibri" w:eastAsia="Times New Roman" w:hAnsi="Calibri" w:cs="Calibri"/>
                <w:color w:val="000000"/>
              </w:rPr>
            </w:pPr>
            <w:r>
              <w:rPr>
                <w:rFonts w:ascii="Calibri" w:hAnsi="Calibri" w:cs="Calibri"/>
                <w:color w:val="000000"/>
              </w:rPr>
              <w:t>2.1</w:t>
            </w:r>
          </w:p>
        </w:tc>
      </w:tr>
      <w:tr w:rsidR="00A2110D" w:rsidRPr="004821A9" w14:paraId="76E58662" w14:textId="75B38B5C" w:rsidTr="002F3C67">
        <w:trPr>
          <w:trHeight w:val="300"/>
          <w:jc w:val="center"/>
        </w:trPr>
        <w:tc>
          <w:tcPr>
            <w:tcW w:w="1380" w:type="dxa"/>
            <w:shd w:val="clear" w:color="auto" w:fill="auto"/>
            <w:noWrap/>
            <w:vAlign w:val="bottom"/>
            <w:hideMark/>
          </w:tcPr>
          <w:p w14:paraId="3B03EB03"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1.6</w:t>
            </w:r>
          </w:p>
        </w:tc>
        <w:tc>
          <w:tcPr>
            <w:tcW w:w="1380" w:type="dxa"/>
            <w:shd w:val="clear" w:color="auto" w:fill="auto"/>
            <w:noWrap/>
            <w:vAlign w:val="bottom"/>
            <w:hideMark/>
          </w:tcPr>
          <w:p w14:paraId="205BA56A"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0.034335</w:t>
            </w:r>
          </w:p>
        </w:tc>
        <w:tc>
          <w:tcPr>
            <w:tcW w:w="1380" w:type="dxa"/>
            <w:vAlign w:val="bottom"/>
          </w:tcPr>
          <w:p w14:paraId="03F6361F" w14:textId="1798B50F" w:rsidR="00A2110D" w:rsidRPr="004821A9" w:rsidRDefault="00A2110D" w:rsidP="00A2110D">
            <w:pPr>
              <w:spacing w:after="0" w:line="240" w:lineRule="auto"/>
              <w:jc w:val="right"/>
              <w:rPr>
                <w:rFonts w:ascii="Calibri" w:eastAsia="Times New Roman" w:hAnsi="Calibri" w:cs="Calibri"/>
                <w:color w:val="000000"/>
              </w:rPr>
            </w:pPr>
            <w:r>
              <w:rPr>
                <w:rFonts w:ascii="Calibri" w:hAnsi="Calibri" w:cs="Calibri"/>
                <w:color w:val="000000"/>
              </w:rPr>
              <w:t>3.5</w:t>
            </w:r>
          </w:p>
        </w:tc>
      </w:tr>
      <w:tr w:rsidR="00A2110D" w:rsidRPr="004821A9" w14:paraId="7174FCA3" w14:textId="1786F3BE" w:rsidTr="002F3C67">
        <w:trPr>
          <w:trHeight w:val="300"/>
          <w:jc w:val="center"/>
        </w:trPr>
        <w:tc>
          <w:tcPr>
            <w:tcW w:w="1380" w:type="dxa"/>
            <w:shd w:val="clear" w:color="auto" w:fill="auto"/>
            <w:noWrap/>
            <w:vAlign w:val="bottom"/>
            <w:hideMark/>
          </w:tcPr>
          <w:p w14:paraId="5E614440"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2</w:t>
            </w:r>
          </w:p>
        </w:tc>
        <w:tc>
          <w:tcPr>
            <w:tcW w:w="1380" w:type="dxa"/>
            <w:shd w:val="clear" w:color="auto" w:fill="auto"/>
            <w:noWrap/>
            <w:vAlign w:val="bottom"/>
            <w:hideMark/>
          </w:tcPr>
          <w:p w14:paraId="548445C2"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0.059841</w:t>
            </w:r>
          </w:p>
        </w:tc>
        <w:tc>
          <w:tcPr>
            <w:tcW w:w="1380" w:type="dxa"/>
            <w:vAlign w:val="bottom"/>
          </w:tcPr>
          <w:p w14:paraId="2F418782" w14:textId="5866B63F" w:rsidR="00A2110D" w:rsidRPr="004821A9" w:rsidRDefault="00A2110D" w:rsidP="00A2110D">
            <w:pPr>
              <w:spacing w:after="0" w:line="240" w:lineRule="auto"/>
              <w:jc w:val="right"/>
              <w:rPr>
                <w:rFonts w:ascii="Calibri" w:eastAsia="Times New Roman" w:hAnsi="Calibri" w:cs="Calibri"/>
                <w:color w:val="000000"/>
              </w:rPr>
            </w:pPr>
            <w:r>
              <w:rPr>
                <w:rFonts w:ascii="Calibri" w:hAnsi="Calibri" w:cs="Calibri"/>
                <w:color w:val="000000"/>
              </w:rPr>
              <w:t>6.1</w:t>
            </w:r>
          </w:p>
        </w:tc>
      </w:tr>
      <w:tr w:rsidR="00A2110D" w:rsidRPr="004821A9" w14:paraId="6B74843A" w14:textId="7FF844A3" w:rsidTr="002F3C67">
        <w:trPr>
          <w:trHeight w:val="300"/>
          <w:jc w:val="center"/>
        </w:trPr>
        <w:tc>
          <w:tcPr>
            <w:tcW w:w="1380" w:type="dxa"/>
            <w:shd w:val="clear" w:color="auto" w:fill="auto"/>
            <w:noWrap/>
            <w:vAlign w:val="bottom"/>
            <w:hideMark/>
          </w:tcPr>
          <w:p w14:paraId="300CFF43"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2.4</w:t>
            </w:r>
          </w:p>
        </w:tc>
        <w:tc>
          <w:tcPr>
            <w:tcW w:w="1380" w:type="dxa"/>
            <w:shd w:val="clear" w:color="auto" w:fill="auto"/>
            <w:noWrap/>
            <w:vAlign w:val="bottom"/>
            <w:hideMark/>
          </w:tcPr>
          <w:p w14:paraId="7DA98587"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0.08829</w:t>
            </w:r>
          </w:p>
        </w:tc>
        <w:tc>
          <w:tcPr>
            <w:tcW w:w="1380" w:type="dxa"/>
            <w:vAlign w:val="bottom"/>
          </w:tcPr>
          <w:p w14:paraId="726E2D2E" w14:textId="776A78C2" w:rsidR="00A2110D" w:rsidRPr="004821A9" w:rsidRDefault="00A2110D" w:rsidP="00A2110D">
            <w:pPr>
              <w:spacing w:after="0" w:line="240" w:lineRule="auto"/>
              <w:jc w:val="right"/>
              <w:rPr>
                <w:rFonts w:ascii="Calibri" w:eastAsia="Times New Roman" w:hAnsi="Calibri" w:cs="Calibri"/>
                <w:color w:val="000000"/>
              </w:rPr>
            </w:pPr>
            <w:r>
              <w:rPr>
                <w:rFonts w:ascii="Calibri" w:hAnsi="Calibri" w:cs="Calibri"/>
                <w:color w:val="000000"/>
              </w:rPr>
              <w:t>9</w:t>
            </w:r>
          </w:p>
        </w:tc>
      </w:tr>
      <w:tr w:rsidR="00A2110D" w:rsidRPr="004821A9" w14:paraId="280F8B15" w14:textId="07C8233E" w:rsidTr="002F3C67">
        <w:trPr>
          <w:trHeight w:val="300"/>
          <w:jc w:val="center"/>
        </w:trPr>
        <w:tc>
          <w:tcPr>
            <w:tcW w:w="1380" w:type="dxa"/>
            <w:shd w:val="clear" w:color="auto" w:fill="auto"/>
            <w:noWrap/>
            <w:vAlign w:val="bottom"/>
            <w:hideMark/>
          </w:tcPr>
          <w:p w14:paraId="70018C65"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2.8</w:t>
            </w:r>
          </w:p>
        </w:tc>
        <w:tc>
          <w:tcPr>
            <w:tcW w:w="1380" w:type="dxa"/>
            <w:shd w:val="clear" w:color="auto" w:fill="auto"/>
            <w:noWrap/>
            <w:vAlign w:val="bottom"/>
            <w:hideMark/>
          </w:tcPr>
          <w:p w14:paraId="0673EB1E"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0.109872</w:t>
            </w:r>
          </w:p>
        </w:tc>
        <w:tc>
          <w:tcPr>
            <w:tcW w:w="1380" w:type="dxa"/>
            <w:vAlign w:val="bottom"/>
          </w:tcPr>
          <w:p w14:paraId="23FCB9CC" w14:textId="4AA79D91" w:rsidR="00A2110D" w:rsidRPr="004821A9" w:rsidRDefault="00A2110D" w:rsidP="00A2110D">
            <w:pPr>
              <w:spacing w:after="0" w:line="240" w:lineRule="auto"/>
              <w:jc w:val="right"/>
              <w:rPr>
                <w:rFonts w:ascii="Calibri" w:eastAsia="Times New Roman" w:hAnsi="Calibri" w:cs="Calibri"/>
                <w:color w:val="000000"/>
              </w:rPr>
            </w:pPr>
            <w:r>
              <w:rPr>
                <w:rFonts w:ascii="Calibri" w:hAnsi="Calibri" w:cs="Calibri"/>
                <w:color w:val="000000"/>
              </w:rPr>
              <w:t>11.2</w:t>
            </w:r>
          </w:p>
        </w:tc>
      </w:tr>
      <w:tr w:rsidR="00A2110D" w:rsidRPr="004821A9" w14:paraId="0523C186" w14:textId="31708A65" w:rsidTr="002F3C67">
        <w:trPr>
          <w:trHeight w:val="300"/>
          <w:jc w:val="center"/>
        </w:trPr>
        <w:tc>
          <w:tcPr>
            <w:tcW w:w="1380" w:type="dxa"/>
            <w:shd w:val="clear" w:color="auto" w:fill="auto"/>
            <w:noWrap/>
            <w:vAlign w:val="bottom"/>
            <w:hideMark/>
          </w:tcPr>
          <w:p w14:paraId="77576C68"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3.2</w:t>
            </w:r>
          </w:p>
        </w:tc>
        <w:tc>
          <w:tcPr>
            <w:tcW w:w="1380" w:type="dxa"/>
            <w:shd w:val="clear" w:color="auto" w:fill="auto"/>
            <w:noWrap/>
            <w:vAlign w:val="bottom"/>
            <w:hideMark/>
          </w:tcPr>
          <w:p w14:paraId="6FE6D26E"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0.130473</w:t>
            </w:r>
          </w:p>
        </w:tc>
        <w:tc>
          <w:tcPr>
            <w:tcW w:w="1380" w:type="dxa"/>
            <w:vAlign w:val="bottom"/>
          </w:tcPr>
          <w:p w14:paraId="457A22E0" w14:textId="1B549D84" w:rsidR="00A2110D" w:rsidRPr="004821A9" w:rsidRDefault="00A2110D" w:rsidP="00A2110D">
            <w:pPr>
              <w:spacing w:after="0" w:line="240" w:lineRule="auto"/>
              <w:jc w:val="right"/>
              <w:rPr>
                <w:rFonts w:ascii="Calibri" w:eastAsia="Times New Roman" w:hAnsi="Calibri" w:cs="Calibri"/>
                <w:color w:val="000000"/>
              </w:rPr>
            </w:pPr>
            <w:r>
              <w:rPr>
                <w:rFonts w:ascii="Calibri" w:hAnsi="Calibri" w:cs="Calibri"/>
                <w:color w:val="000000"/>
              </w:rPr>
              <w:t>13.3</w:t>
            </w:r>
          </w:p>
        </w:tc>
      </w:tr>
      <w:tr w:rsidR="00A2110D" w:rsidRPr="004821A9" w14:paraId="5119E7BD" w14:textId="7998D193" w:rsidTr="002F3C67">
        <w:trPr>
          <w:trHeight w:val="300"/>
          <w:jc w:val="center"/>
        </w:trPr>
        <w:tc>
          <w:tcPr>
            <w:tcW w:w="1380" w:type="dxa"/>
            <w:shd w:val="clear" w:color="auto" w:fill="auto"/>
            <w:noWrap/>
            <w:vAlign w:val="bottom"/>
            <w:hideMark/>
          </w:tcPr>
          <w:p w14:paraId="47C3D306"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3.4</w:t>
            </w:r>
          </w:p>
        </w:tc>
        <w:tc>
          <w:tcPr>
            <w:tcW w:w="1380" w:type="dxa"/>
            <w:shd w:val="clear" w:color="auto" w:fill="auto"/>
            <w:noWrap/>
            <w:vAlign w:val="bottom"/>
            <w:hideMark/>
          </w:tcPr>
          <w:p w14:paraId="3E836080"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0.148131</w:t>
            </w:r>
          </w:p>
        </w:tc>
        <w:tc>
          <w:tcPr>
            <w:tcW w:w="1380" w:type="dxa"/>
            <w:vAlign w:val="bottom"/>
          </w:tcPr>
          <w:p w14:paraId="76ACEB4F" w14:textId="182BA2A1" w:rsidR="00A2110D" w:rsidRPr="004821A9" w:rsidRDefault="00A2110D" w:rsidP="00A2110D">
            <w:pPr>
              <w:spacing w:after="0" w:line="240" w:lineRule="auto"/>
              <w:jc w:val="right"/>
              <w:rPr>
                <w:rFonts w:ascii="Calibri" w:eastAsia="Times New Roman" w:hAnsi="Calibri" w:cs="Calibri"/>
                <w:color w:val="000000"/>
              </w:rPr>
            </w:pPr>
            <w:r>
              <w:rPr>
                <w:rFonts w:ascii="Calibri" w:hAnsi="Calibri" w:cs="Calibri"/>
                <w:color w:val="000000"/>
              </w:rPr>
              <w:t>15.1</w:t>
            </w:r>
          </w:p>
        </w:tc>
      </w:tr>
      <w:tr w:rsidR="00A2110D" w:rsidRPr="004821A9" w14:paraId="22853BAE" w14:textId="62CC4017" w:rsidTr="002F3C67">
        <w:trPr>
          <w:trHeight w:val="300"/>
          <w:jc w:val="center"/>
        </w:trPr>
        <w:tc>
          <w:tcPr>
            <w:tcW w:w="1380" w:type="dxa"/>
            <w:shd w:val="clear" w:color="auto" w:fill="auto"/>
            <w:noWrap/>
            <w:vAlign w:val="bottom"/>
            <w:hideMark/>
          </w:tcPr>
          <w:p w14:paraId="69DC244F"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3.6</w:t>
            </w:r>
          </w:p>
        </w:tc>
        <w:tc>
          <w:tcPr>
            <w:tcW w:w="1380" w:type="dxa"/>
            <w:shd w:val="clear" w:color="auto" w:fill="auto"/>
            <w:noWrap/>
            <w:vAlign w:val="bottom"/>
            <w:hideMark/>
          </w:tcPr>
          <w:p w14:paraId="3D69E50F"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0.161865</w:t>
            </w:r>
          </w:p>
        </w:tc>
        <w:tc>
          <w:tcPr>
            <w:tcW w:w="1380" w:type="dxa"/>
            <w:vAlign w:val="bottom"/>
          </w:tcPr>
          <w:p w14:paraId="50C39F13" w14:textId="5D0AAD83" w:rsidR="00A2110D" w:rsidRPr="004821A9" w:rsidRDefault="00A2110D" w:rsidP="00A2110D">
            <w:pPr>
              <w:spacing w:after="0" w:line="240" w:lineRule="auto"/>
              <w:jc w:val="right"/>
              <w:rPr>
                <w:rFonts w:ascii="Calibri" w:eastAsia="Times New Roman" w:hAnsi="Calibri" w:cs="Calibri"/>
                <w:color w:val="000000"/>
              </w:rPr>
            </w:pPr>
            <w:r>
              <w:rPr>
                <w:rFonts w:ascii="Calibri" w:hAnsi="Calibri" w:cs="Calibri"/>
                <w:color w:val="000000"/>
              </w:rPr>
              <w:t>16.5</w:t>
            </w:r>
          </w:p>
        </w:tc>
      </w:tr>
      <w:tr w:rsidR="00A2110D" w:rsidRPr="004821A9" w14:paraId="54AE67A8" w14:textId="7BBA8B3E" w:rsidTr="002F3C67">
        <w:trPr>
          <w:trHeight w:val="300"/>
          <w:jc w:val="center"/>
        </w:trPr>
        <w:tc>
          <w:tcPr>
            <w:tcW w:w="1380" w:type="dxa"/>
            <w:shd w:val="clear" w:color="auto" w:fill="auto"/>
            <w:noWrap/>
            <w:vAlign w:val="bottom"/>
            <w:hideMark/>
          </w:tcPr>
          <w:p w14:paraId="6C4F43C5"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3.7</w:t>
            </w:r>
          </w:p>
        </w:tc>
        <w:tc>
          <w:tcPr>
            <w:tcW w:w="1380" w:type="dxa"/>
            <w:shd w:val="clear" w:color="auto" w:fill="auto"/>
            <w:noWrap/>
            <w:vAlign w:val="bottom"/>
            <w:hideMark/>
          </w:tcPr>
          <w:p w14:paraId="37E7DA4C"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0.162846</w:t>
            </w:r>
          </w:p>
        </w:tc>
        <w:tc>
          <w:tcPr>
            <w:tcW w:w="1380" w:type="dxa"/>
            <w:vAlign w:val="bottom"/>
          </w:tcPr>
          <w:p w14:paraId="3E7CC694" w14:textId="7DAF6F2D" w:rsidR="00A2110D" w:rsidRPr="004821A9" w:rsidRDefault="00A2110D" w:rsidP="00A2110D">
            <w:pPr>
              <w:spacing w:after="0" w:line="240" w:lineRule="auto"/>
              <w:jc w:val="right"/>
              <w:rPr>
                <w:rFonts w:ascii="Calibri" w:eastAsia="Times New Roman" w:hAnsi="Calibri" w:cs="Calibri"/>
                <w:color w:val="000000"/>
              </w:rPr>
            </w:pPr>
            <w:r>
              <w:rPr>
                <w:rFonts w:ascii="Calibri" w:hAnsi="Calibri" w:cs="Calibri"/>
                <w:color w:val="000000"/>
              </w:rPr>
              <w:t>16.6</w:t>
            </w:r>
          </w:p>
        </w:tc>
      </w:tr>
      <w:tr w:rsidR="00A2110D" w:rsidRPr="004821A9" w14:paraId="2D6FABC3" w14:textId="53DAFBBF" w:rsidTr="002F3C67">
        <w:trPr>
          <w:trHeight w:val="300"/>
          <w:jc w:val="center"/>
        </w:trPr>
        <w:tc>
          <w:tcPr>
            <w:tcW w:w="1380" w:type="dxa"/>
            <w:shd w:val="clear" w:color="auto" w:fill="auto"/>
            <w:noWrap/>
            <w:vAlign w:val="bottom"/>
            <w:hideMark/>
          </w:tcPr>
          <w:p w14:paraId="41CB6DE6"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3.8</w:t>
            </w:r>
          </w:p>
        </w:tc>
        <w:tc>
          <w:tcPr>
            <w:tcW w:w="1380" w:type="dxa"/>
            <w:shd w:val="clear" w:color="auto" w:fill="auto"/>
            <w:noWrap/>
            <w:vAlign w:val="bottom"/>
            <w:hideMark/>
          </w:tcPr>
          <w:p w14:paraId="3443F08A"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0.172656</w:t>
            </w:r>
          </w:p>
        </w:tc>
        <w:tc>
          <w:tcPr>
            <w:tcW w:w="1380" w:type="dxa"/>
            <w:vAlign w:val="bottom"/>
          </w:tcPr>
          <w:p w14:paraId="12F8C261" w14:textId="4E490377" w:rsidR="00A2110D" w:rsidRPr="004821A9" w:rsidRDefault="00A2110D" w:rsidP="00A2110D">
            <w:pPr>
              <w:spacing w:after="0" w:line="240" w:lineRule="auto"/>
              <w:jc w:val="right"/>
              <w:rPr>
                <w:rFonts w:ascii="Calibri" w:eastAsia="Times New Roman" w:hAnsi="Calibri" w:cs="Calibri"/>
                <w:color w:val="000000"/>
              </w:rPr>
            </w:pPr>
            <w:r>
              <w:rPr>
                <w:rFonts w:ascii="Calibri" w:hAnsi="Calibri" w:cs="Calibri"/>
                <w:color w:val="000000"/>
              </w:rPr>
              <w:t>17.6</w:t>
            </w:r>
          </w:p>
        </w:tc>
      </w:tr>
      <w:tr w:rsidR="00A2110D" w:rsidRPr="004821A9" w14:paraId="35BA4A6A" w14:textId="6C45BD9B" w:rsidTr="002F3C67">
        <w:trPr>
          <w:trHeight w:val="300"/>
          <w:jc w:val="center"/>
        </w:trPr>
        <w:tc>
          <w:tcPr>
            <w:tcW w:w="1380" w:type="dxa"/>
            <w:shd w:val="clear" w:color="auto" w:fill="auto"/>
            <w:noWrap/>
            <w:vAlign w:val="bottom"/>
            <w:hideMark/>
          </w:tcPr>
          <w:p w14:paraId="301D1236"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4</w:t>
            </w:r>
          </w:p>
        </w:tc>
        <w:tc>
          <w:tcPr>
            <w:tcW w:w="1380" w:type="dxa"/>
            <w:shd w:val="clear" w:color="auto" w:fill="auto"/>
            <w:noWrap/>
            <w:vAlign w:val="bottom"/>
            <w:hideMark/>
          </w:tcPr>
          <w:p w14:paraId="66506833"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0.17658</w:t>
            </w:r>
          </w:p>
        </w:tc>
        <w:tc>
          <w:tcPr>
            <w:tcW w:w="1380" w:type="dxa"/>
            <w:vAlign w:val="bottom"/>
          </w:tcPr>
          <w:p w14:paraId="4A87D041" w14:textId="6216B848" w:rsidR="00A2110D" w:rsidRPr="004821A9" w:rsidRDefault="00A2110D" w:rsidP="00A2110D">
            <w:pPr>
              <w:spacing w:after="0" w:line="240" w:lineRule="auto"/>
              <w:jc w:val="right"/>
              <w:rPr>
                <w:rFonts w:ascii="Calibri" w:eastAsia="Times New Roman" w:hAnsi="Calibri" w:cs="Calibri"/>
                <w:color w:val="000000"/>
              </w:rPr>
            </w:pPr>
            <w:r>
              <w:rPr>
                <w:rFonts w:ascii="Calibri" w:hAnsi="Calibri" w:cs="Calibri"/>
                <w:color w:val="000000"/>
              </w:rPr>
              <w:t>18</w:t>
            </w:r>
          </w:p>
        </w:tc>
      </w:tr>
      <w:tr w:rsidR="00A2110D" w:rsidRPr="004821A9" w14:paraId="035CF664" w14:textId="574D2BA6" w:rsidTr="002F3C67">
        <w:trPr>
          <w:trHeight w:val="300"/>
          <w:jc w:val="center"/>
        </w:trPr>
        <w:tc>
          <w:tcPr>
            <w:tcW w:w="1380" w:type="dxa"/>
            <w:shd w:val="clear" w:color="auto" w:fill="auto"/>
            <w:noWrap/>
            <w:vAlign w:val="bottom"/>
            <w:hideMark/>
          </w:tcPr>
          <w:p w14:paraId="46C58ED6"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4.2</w:t>
            </w:r>
          </w:p>
        </w:tc>
        <w:tc>
          <w:tcPr>
            <w:tcW w:w="1380" w:type="dxa"/>
            <w:shd w:val="clear" w:color="auto" w:fill="auto"/>
            <w:noWrap/>
            <w:vAlign w:val="bottom"/>
            <w:hideMark/>
          </w:tcPr>
          <w:p w14:paraId="240588C7"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0.182466</w:t>
            </w:r>
          </w:p>
        </w:tc>
        <w:tc>
          <w:tcPr>
            <w:tcW w:w="1380" w:type="dxa"/>
            <w:vAlign w:val="bottom"/>
          </w:tcPr>
          <w:p w14:paraId="46905792" w14:textId="1CA88A02" w:rsidR="00A2110D" w:rsidRPr="004821A9" w:rsidRDefault="00A2110D" w:rsidP="00A2110D">
            <w:pPr>
              <w:spacing w:after="0" w:line="240" w:lineRule="auto"/>
              <w:jc w:val="right"/>
              <w:rPr>
                <w:rFonts w:ascii="Calibri" w:eastAsia="Times New Roman" w:hAnsi="Calibri" w:cs="Calibri"/>
                <w:color w:val="000000"/>
              </w:rPr>
            </w:pPr>
            <w:r>
              <w:rPr>
                <w:rFonts w:ascii="Calibri" w:hAnsi="Calibri" w:cs="Calibri"/>
                <w:color w:val="000000"/>
              </w:rPr>
              <w:t>18.6</w:t>
            </w:r>
          </w:p>
        </w:tc>
      </w:tr>
      <w:tr w:rsidR="00A2110D" w:rsidRPr="004821A9" w14:paraId="3166CFC4" w14:textId="2A7C54D5" w:rsidTr="002F3C67">
        <w:trPr>
          <w:trHeight w:val="300"/>
          <w:jc w:val="center"/>
        </w:trPr>
        <w:tc>
          <w:tcPr>
            <w:tcW w:w="1380" w:type="dxa"/>
            <w:shd w:val="clear" w:color="auto" w:fill="auto"/>
            <w:noWrap/>
            <w:vAlign w:val="bottom"/>
            <w:hideMark/>
          </w:tcPr>
          <w:p w14:paraId="2065015E"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4.3</w:t>
            </w:r>
          </w:p>
        </w:tc>
        <w:tc>
          <w:tcPr>
            <w:tcW w:w="1380" w:type="dxa"/>
            <w:shd w:val="clear" w:color="auto" w:fill="auto"/>
            <w:noWrap/>
            <w:vAlign w:val="bottom"/>
            <w:hideMark/>
          </w:tcPr>
          <w:p w14:paraId="5DF23EF9" w14:textId="77777777" w:rsidR="00A2110D" w:rsidRPr="004821A9" w:rsidRDefault="00A2110D" w:rsidP="00A2110D">
            <w:pPr>
              <w:spacing w:after="0" w:line="240" w:lineRule="auto"/>
              <w:jc w:val="right"/>
              <w:rPr>
                <w:rFonts w:ascii="Calibri" w:eastAsia="Times New Roman" w:hAnsi="Calibri" w:cs="Calibri"/>
                <w:color w:val="000000"/>
              </w:rPr>
            </w:pPr>
            <w:r w:rsidRPr="004821A9">
              <w:rPr>
                <w:rFonts w:ascii="Calibri" w:eastAsia="Times New Roman" w:hAnsi="Calibri" w:cs="Calibri"/>
                <w:color w:val="000000"/>
              </w:rPr>
              <w:t>0.193257</w:t>
            </w:r>
          </w:p>
        </w:tc>
        <w:tc>
          <w:tcPr>
            <w:tcW w:w="1380" w:type="dxa"/>
            <w:vAlign w:val="bottom"/>
          </w:tcPr>
          <w:p w14:paraId="7ECF2C38" w14:textId="08C33F21" w:rsidR="00A2110D" w:rsidRPr="004821A9" w:rsidRDefault="00A2110D" w:rsidP="00A2110D">
            <w:pPr>
              <w:spacing w:after="0" w:line="240" w:lineRule="auto"/>
              <w:jc w:val="right"/>
              <w:rPr>
                <w:rFonts w:ascii="Calibri" w:eastAsia="Times New Roman" w:hAnsi="Calibri" w:cs="Calibri"/>
                <w:color w:val="000000"/>
              </w:rPr>
            </w:pPr>
            <w:r>
              <w:rPr>
                <w:rFonts w:ascii="Calibri" w:hAnsi="Calibri" w:cs="Calibri"/>
                <w:color w:val="000000"/>
              </w:rPr>
              <w:t>19.7</w:t>
            </w:r>
          </w:p>
        </w:tc>
      </w:tr>
    </w:tbl>
    <w:p w14:paraId="23D2DD0C" w14:textId="77777777" w:rsidR="004F6ACB" w:rsidRDefault="004F6ACB" w:rsidP="004F6ACB">
      <w:pPr>
        <w:keepNext/>
        <w:ind w:left="360"/>
        <w:jc w:val="center"/>
      </w:pPr>
      <w:r>
        <w:rPr>
          <w:noProof/>
        </w:rPr>
        <w:drawing>
          <wp:inline distT="0" distB="0" distL="0" distR="0" wp14:anchorId="379EB0B9" wp14:editId="23BE62AB">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06DFAEC" w14:textId="3BC7118D" w:rsidR="004821A9" w:rsidRDefault="004F6ACB" w:rsidP="004F6ACB">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Graph of Input Voltage (V) and </w:t>
      </w:r>
      <w:proofErr w:type="spellStart"/>
      <w:proofErr w:type="gramStart"/>
      <w:r>
        <w:t>Thurst</w:t>
      </w:r>
      <w:proofErr w:type="spellEnd"/>
      <w:r>
        <w:t>(</w:t>
      </w:r>
      <w:proofErr w:type="gramEnd"/>
      <w:r>
        <w:t>N) Generated by Motors</w:t>
      </w:r>
    </w:p>
    <w:p w14:paraId="7756015C" w14:textId="3B88C32D" w:rsidR="004F6ACB" w:rsidRDefault="004F6ACB" w:rsidP="004F6ACB">
      <w:pPr>
        <w:rPr>
          <w:rFonts w:ascii="Times New Roman" w:hAnsi="Times New Roman" w:cs="Times New Roman"/>
          <w:sz w:val="24"/>
        </w:rPr>
      </w:pPr>
      <w:r>
        <w:rPr>
          <w:rFonts w:ascii="Times New Roman" w:hAnsi="Times New Roman" w:cs="Times New Roman"/>
          <w:sz w:val="24"/>
        </w:rPr>
        <w:t xml:space="preserve">The data in table 3 was collected by mounting a protractor around the pivot of the arm and placing a weighing machine directly below one of the motors. The arm was positioned to achieve its mean position. The other motor that did not have a weighing machine underneath it was given a constant input voltage. Any thrust generated by it would be translated into the reading displayed on the weighing machine on the other end. Then, multiplying the mass reading with </w:t>
      </w:r>
      <w:r>
        <w:rPr>
          <w:rFonts w:ascii="Times New Roman" w:hAnsi="Times New Roman" w:cs="Times New Roman"/>
          <w:sz w:val="24"/>
        </w:rPr>
        <w:lastRenderedPageBreak/>
        <w:t>the gravitational constant and converting it into kg would give the thrust exerted by the motor at that input voltage.</w:t>
      </w:r>
    </w:p>
    <w:p w14:paraId="455984A5" w14:textId="446FE28A" w:rsidR="00A2110D" w:rsidRPr="004F6ACB" w:rsidRDefault="00A2110D" w:rsidP="004F6ACB">
      <w:pPr>
        <w:rPr>
          <w:rFonts w:ascii="Times New Roman" w:hAnsi="Times New Roman" w:cs="Times New Roman"/>
          <w:sz w:val="24"/>
        </w:rPr>
      </w:pPr>
      <w:r>
        <w:rPr>
          <w:rFonts w:ascii="Times New Roman" w:hAnsi="Times New Roman" w:cs="Times New Roman"/>
          <w:sz w:val="24"/>
        </w:rPr>
        <w:t>The graph in figure 8 verifies a linear relationship between the input voltage and the thrust generated. Consequently, the model for the motor is assumed as linear and first order.</w:t>
      </w:r>
    </w:p>
    <w:p w14:paraId="6A07A361" w14:textId="534ACAE1" w:rsidR="004F6ACB" w:rsidRDefault="004F6ACB" w:rsidP="004F6ACB">
      <w:pPr>
        <w:pStyle w:val="ListParagraph"/>
        <w:numPr>
          <w:ilvl w:val="0"/>
          <w:numId w:val="50"/>
        </w:numPr>
        <w:rPr>
          <w:rFonts w:ascii="Times New Roman" w:hAnsi="Times New Roman" w:cs="Times New Roman"/>
          <w:sz w:val="24"/>
        </w:rPr>
      </w:pPr>
      <w:r w:rsidRPr="00A2110D">
        <w:rPr>
          <w:rFonts w:ascii="Times New Roman" w:hAnsi="Times New Roman" w:cs="Times New Roman"/>
          <w:sz w:val="24"/>
        </w:rPr>
        <w:t>Validation of the Model with the Actual System Response</w:t>
      </w:r>
    </w:p>
    <w:p w14:paraId="36886BB2" w14:textId="341940CA" w:rsidR="00A2110D" w:rsidRPr="00A2110D" w:rsidRDefault="00A2110D" w:rsidP="00A2110D">
      <w:pPr>
        <w:rPr>
          <w:rFonts w:ascii="Times New Roman" w:hAnsi="Times New Roman" w:cs="Times New Roman"/>
          <w:b/>
          <w:sz w:val="24"/>
        </w:rPr>
      </w:pPr>
      <w:r w:rsidRPr="00A2110D">
        <w:rPr>
          <w:rFonts w:ascii="Times New Roman" w:hAnsi="Times New Roman" w:cs="Times New Roman"/>
          <w:b/>
          <w:noProof/>
          <w:sz w:val="24"/>
        </w:rPr>
        <mc:AlternateContent>
          <mc:Choice Requires="wps">
            <w:drawing>
              <wp:anchor distT="45720" distB="45720" distL="114300" distR="114300" simplePos="0" relativeHeight="251661312" behindDoc="0" locked="0" layoutInCell="1" allowOverlap="1" wp14:anchorId="25F53AE8" wp14:editId="7CFCD948">
                <wp:simplePos x="0" y="0"/>
                <wp:positionH relativeFrom="column">
                  <wp:posOffset>0</wp:posOffset>
                </wp:positionH>
                <wp:positionV relativeFrom="paragraph">
                  <wp:posOffset>477520</wp:posOffset>
                </wp:positionV>
                <wp:extent cx="6067425" cy="456247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4562475"/>
                        </a:xfrm>
                        <a:prstGeom prst="rect">
                          <a:avLst/>
                        </a:prstGeom>
                        <a:solidFill>
                          <a:srgbClr val="FFFFFF"/>
                        </a:solidFill>
                        <a:ln w="9525">
                          <a:solidFill>
                            <a:srgbClr val="000000"/>
                          </a:solidFill>
                          <a:miter lim="800000"/>
                          <a:headEnd/>
                          <a:tailEnd/>
                        </a:ln>
                      </wps:spPr>
                      <wps:txbx>
                        <w:txbxContent>
                          <w:p w14:paraId="6B578786" w14:textId="5BDBD3BD" w:rsidR="002F3C67" w:rsidRPr="00A2110D" w:rsidRDefault="002F3C67" w:rsidP="00A2110D">
                            <w:pPr>
                              <w:rPr>
                                <w:rFonts w:ascii="Consolas" w:eastAsia="Times New Roman" w:hAnsi="Consolas" w:cs="Times New Roman"/>
                                <w:sz w:val="20"/>
                                <w:szCs w:val="20"/>
                              </w:rPr>
                            </w:pPr>
                            <w:r w:rsidRPr="00A2110D">
                              <w:rPr>
                                <w:rFonts w:ascii="Consolas" w:eastAsia="Times New Roman" w:hAnsi="Consolas" w:cs="Times New Roman"/>
                                <w:sz w:val="20"/>
                                <w:szCs w:val="20"/>
                              </w:rPr>
                              <w:t xml:space="preserve">L=0.050; </w:t>
                            </w:r>
                            <w:r w:rsidRPr="00A2110D">
                              <w:rPr>
                                <w:rFonts w:ascii="Consolas" w:eastAsia="Times New Roman" w:hAnsi="Consolas" w:cs="Times New Roman"/>
                                <w:color w:val="028009"/>
                                <w:sz w:val="20"/>
                                <w:szCs w:val="20"/>
                              </w:rPr>
                              <w:t>% length of beam - 50mm, mass of beam = 147.24 g, mass of motor = 10.88 g</w:t>
                            </w:r>
                          </w:p>
                          <w:p w14:paraId="17F71313"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r w:rsidRPr="00A2110D">
                              <w:rPr>
                                <w:rFonts w:ascii="Consolas" w:eastAsia="Times New Roman" w:hAnsi="Consolas" w:cs="Times New Roman"/>
                                <w:sz w:val="20"/>
                                <w:szCs w:val="20"/>
                              </w:rPr>
                              <w:t>Ja</w:t>
                            </w:r>
                            <w:proofErr w:type="spellEnd"/>
                            <w:r w:rsidRPr="00A2110D">
                              <w:rPr>
                                <w:rFonts w:ascii="Consolas" w:eastAsia="Times New Roman" w:hAnsi="Consolas" w:cs="Times New Roman"/>
                                <w:sz w:val="20"/>
                                <w:szCs w:val="20"/>
                              </w:rPr>
                              <w:t xml:space="preserve"> = 1/12*(147*10^-3)*(50*10^-3</w:t>
                            </w:r>
                            <w:proofErr w:type="gramStart"/>
                            <w:r w:rsidRPr="00A2110D">
                              <w:rPr>
                                <w:rFonts w:ascii="Consolas" w:eastAsia="Times New Roman" w:hAnsi="Consolas" w:cs="Times New Roman"/>
                                <w:sz w:val="20"/>
                                <w:szCs w:val="20"/>
                              </w:rPr>
                              <w:t>)^</w:t>
                            </w:r>
                            <w:proofErr w:type="gramEnd"/>
                            <w:r w:rsidRPr="00A2110D">
                              <w:rPr>
                                <w:rFonts w:ascii="Consolas" w:eastAsia="Times New Roman" w:hAnsi="Consolas" w:cs="Times New Roman"/>
                                <w:sz w:val="20"/>
                                <w:szCs w:val="20"/>
                              </w:rPr>
                              <w:t xml:space="preserve">2; </w:t>
                            </w:r>
                            <w:r w:rsidRPr="00A2110D">
                              <w:rPr>
                                <w:rFonts w:ascii="Consolas" w:eastAsia="Times New Roman" w:hAnsi="Consolas" w:cs="Times New Roman"/>
                                <w:color w:val="028009"/>
                                <w:sz w:val="20"/>
                                <w:szCs w:val="20"/>
                              </w:rPr>
                              <w:t>% Moment of inertia of Arm/Beam; J = 1/12 *</w:t>
                            </w:r>
                            <w:proofErr w:type="spellStart"/>
                            <w:r w:rsidRPr="00A2110D">
                              <w:rPr>
                                <w:rFonts w:ascii="Consolas" w:eastAsia="Times New Roman" w:hAnsi="Consolas" w:cs="Times New Roman"/>
                                <w:color w:val="028009"/>
                                <w:sz w:val="20"/>
                                <w:szCs w:val="20"/>
                              </w:rPr>
                              <w:t>m_b</w:t>
                            </w:r>
                            <w:proofErr w:type="spellEnd"/>
                            <w:r w:rsidRPr="00A2110D">
                              <w:rPr>
                                <w:rFonts w:ascii="Consolas" w:eastAsia="Times New Roman" w:hAnsi="Consolas" w:cs="Times New Roman"/>
                                <w:color w:val="028009"/>
                                <w:sz w:val="20"/>
                                <w:szCs w:val="20"/>
                              </w:rPr>
                              <w:t>*L^2</w:t>
                            </w:r>
                          </w:p>
                          <w:p w14:paraId="7CA37FF6"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r w:rsidRPr="00A2110D">
                              <w:rPr>
                                <w:rFonts w:ascii="Consolas" w:eastAsia="Times New Roman" w:hAnsi="Consolas" w:cs="Times New Roman"/>
                                <w:sz w:val="20"/>
                                <w:szCs w:val="20"/>
                              </w:rPr>
                              <w:t>Jr</w:t>
                            </w:r>
                            <w:proofErr w:type="spellEnd"/>
                            <w:r w:rsidRPr="00A2110D">
                              <w:rPr>
                                <w:rFonts w:ascii="Consolas" w:eastAsia="Times New Roman" w:hAnsi="Consolas" w:cs="Times New Roman"/>
                                <w:sz w:val="20"/>
                                <w:szCs w:val="20"/>
                              </w:rPr>
                              <w:t xml:space="preserve"> = 1/2*0.01088*(50*10^-3</w:t>
                            </w:r>
                            <w:proofErr w:type="gramStart"/>
                            <w:r w:rsidRPr="00A2110D">
                              <w:rPr>
                                <w:rFonts w:ascii="Consolas" w:eastAsia="Times New Roman" w:hAnsi="Consolas" w:cs="Times New Roman"/>
                                <w:sz w:val="20"/>
                                <w:szCs w:val="20"/>
                              </w:rPr>
                              <w:t>)^</w:t>
                            </w:r>
                            <w:proofErr w:type="gramEnd"/>
                            <w:r w:rsidRPr="00A2110D">
                              <w:rPr>
                                <w:rFonts w:ascii="Consolas" w:eastAsia="Times New Roman" w:hAnsi="Consolas" w:cs="Times New Roman"/>
                                <w:sz w:val="20"/>
                                <w:szCs w:val="20"/>
                              </w:rPr>
                              <w:t xml:space="preserve">2; </w:t>
                            </w:r>
                            <w:r w:rsidRPr="00A2110D">
                              <w:rPr>
                                <w:rFonts w:ascii="Consolas" w:eastAsia="Times New Roman" w:hAnsi="Consolas" w:cs="Times New Roman"/>
                                <w:color w:val="028009"/>
                                <w:sz w:val="20"/>
                                <w:szCs w:val="20"/>
                              </w:rPr>
                              <w:t xml:space="preserve">% Moment of inertia of motors acting as point masses </w:t>
                            </w:r>
                            <w:proofErr w:type="spellStart"/>
                            <w:r w:rsidRPr="00A2110D">
                              <w:rPr>
                                <w:rFonts w:ascii="Consolas" w:eastAsia="Times New Roman" w:hAnsi="Consolas" w:cs="Times New Roman"/>
                                <w:color w:val="028009"/>
                                <w:sz w:val="20"/>
                                <w:szCs w:val="20"/>
                              </w:rPr>
                              <w:t>serperated</w:t>
                            </w:r>
                            <w:proofErr w:type="spellEnd"/>
                            <w:r w:rsidRPr="00A2110D">
                              <w:rPr>
                                <w:rFonts w:ascii="Consolas" w:eastAsia="Times New Roman" w:hAnsi="Consolas" w:cs="Times New Roman"/>
                                <w:color w:val="028009"/>
                                <w:sz w:val="20"/>
                                <w:szCs w:val="20"/>
                              </w:rPr>
                              <w:t xml:space="preserve"> by distance L J=1/2 *</w:t>
                            </w:r>
                            <w:proofErr w:type="spellStart"/>
                            <w:r w:rsidRPr="00A2110D">
                              <w:rPr>
                                <w:rFonts w:ascii="Consolas" w:eastAsia="Times New Roman" w:hAnsi="Consolas" w:cs="Times New Roman"/>
                                <w:color w:val="028009"/>
                                <w:sz w:val="20"/>
                                <w:szCs w:val="20"/>
                              </w:rPr>
                              <w:t>m_m</w:t>
                            </w:r>
                            <w:proofErr w:type="spellEnd"/>
                            <w:r w:rsidRPr="00A2110D">
                              <w:rPr>
                                <w:rFonts w:ascii="Consolas" w:eastAsia="Times New Roman" w:hAnsi="Consolas" w:cs="Times New Roman"/>
                                <w:color w:val="028009"/>
                                <w:sz w:val="20"/>
                                <w:szCs w:val="20"/>
                              </w:rPr>
                              <w:t>*L^2</w:t>
                            </w:r>
                          </w:p>
                          <w:p w14:paraId="27710C2F" w14:textId="77777777" w:rsidR="002F3C67" w:rsidRPr="00A2110D" w:rsidRDefault="002F3C67" w:rsidP="00A2110D">
                            <w:pPr>
                              <w:spacing w:after="0" w:line="240" w:lineRule="auto"/>
                              <w:rPr>
                                <w:rFonts w:ascii="Consolas" w:eastAsia="Times New Roman" w:hAnsi="Consolas" w:cs="Times New Roman"/>
                                <w:sz w:val="20"/>
                                <w:szCs w:val="20"/>
                              </w:rPr>
                            </w:pPr>
                            <w:r w:rsidRPr="00A2110D">
                              <w:rPr>
                                <w:rFonts w:ascii="Consolas" w:eastAsia="Times New Roman" w:hAnsi="Consolas" w:cs="Times New Roman"/>
                                <w:sz w:val="20"/>
                                <w:szCs w:val="20"/>
                              </w:rPr>
                              <w:t xml:space="preserve">J = </w:t>
                            </w:r>
                            <w:proofErr w:type="spellStart"/>
                            <w:proofErr w:type="gramStart"/>
                            <w:r w:rsidRPr="00A2110D">
                              <w:rPr>
                                <w:rFonts w:ascii="Consolas" w:eastAsia="Times New Roman" w:hAnsi="Consolas" w:cs="Times New Roman"/>
                                <w:sz w:val="20"/>
                                <w:szCs w:val="20"/>
                              </w:rPr>
                              <w:t>Ja</w:t>
                            </w:r>
                            <w:proofErr w:type="spellEnd"/>
                            <w:proofErr w:type="gramEnd"/>
                            <w:r w:rsidRPr="00A2110D">
                              <w:rPr>
                                <w:rFonts w:ascii="Consolas" w:eastAsia="Times New Roman" w:hAnsi="Consolas" w:cs="Times New Roman"/>
                                <w:sz w:val="20"/>
                                <w:szCs w:val="20"/>
                              </w:rPr>
                              <w:t xml:space="preserve"> + </w:t>
                            </w:r>
                            <w:proofErr w:type="spellStart"/>
                            <w:r w:rsidRPr="00A2110D">
                              <w:rPr>
                                <w:rFonts w:ascii="Consolas" w:eastAsia="Times New Roman" w:hAnsi="Consolas" w:cs="Times New Roman"/>
                                <w:sz w:val="20"/>
                                <w:szCs w:val="20"/>
                              </w:rPr>
                              <w:t>Jr</w:t>
                            </w:r>
                            <w:proofErr w:type="spellEnd"/>
                            <w:r w:rsidRPr="00A2110D">
                              <w:rPr>
                                <w:rFonts w:ascii="Consolas" w:eastAsia="Times New Roman" w:hAnsi="Consolas" w:cs="Times New Roman"/>
                                <w:sz w:val="20"/>
                                <w:szCs w:val="20"/>
                              </w:rPr>
                              <w:t>;</w:t>
                            </w:r>
                          </w:p>
                          <w:p w14:paraId="36ED3ED1" w14:textId="77777777" w:rsidR="002F3C67" w:rsidRPr="00A2110D" w:rsidRDefault="002F3C67" w:rsidP="00A2110D">
                            <w:pPr>
                              <w:spacing w:after="0" w:line="240" w:lineRule="auto"/>
                              <w:rPr>
                                <w:rFonts w:ascii="Consolas" w:eastAsia="Times New Roman" w:hAnsi="Consolas" w:cs="Times New Roman"/>
                                <w:sz w:val="20"/>
                                <w:szCs w:val="20"/>
                              </w:rPr>
                            </w:pPr>
                            <w:r w:rsidRPr="00A2110D">
                              <w:rPr>
                                <w:rFonts w:ascii="Consolas" w:eastAsia="Times New Roman" w:hAnsi="Consolas" w:cs="Times New Roman"/>
                                <w:sz w:val="20"/>
                                <w:szCs w:val="20"/>
                              </w:rPr>
                              <w:t xml:space="preserve">b =1; </w:t>
                            </w:r>
                            <w:r w:rsidRPr="00A2110D">
                              <w:rPr>
                                <w:rFonts w:ascii="Consolas" w:eastAsia="Times New Roman" w:hAnsi="Consolas" w:cs="Times New Roman"/>
                                <w:color w:val="028009"/>
                                <w:sz w:val="20"/>
                                <w:szCs w:val="20"/>
                              </w:rPr>
                              <w:t>% coefficient of friction</w:t>
                            </w:r>
                          </w:p>
                          <w:p w14:paraId="468FA64D" w14:textId="77777777" w:rsidR="002F3C67" w:rsidRPr="00A2110D" w:rsidRDefault="002F3C67" w:rsidP="00A2110D">
                            <w:pPr>
                              <w:spacing w:after="0" w:line="240" w:lineRule="auto"/>
                              <w:rPr>
                                <w:rFonts w:ascii="Consolas" w:eastAsia="Times New Roman" w:hAnsi="Consolas" w:cs="Times New Roman"/>
                                <w:sz w:val="20"/>
                                <w:szCs w:val="20"/>
                              </w:rPr>
                            </w:pPr>
                            <w:r w:rsidRPr="00A2110D">
                              <w:rPr>
                                <w:rFonts w:ascii="Consolas" w:eastAsia="Times New Roman" w:hAnsi="Consolas" w:cs="Times New Roman"/>
                                <w:sz w:val="20"/>
                                <w:szCs w:val="20"/>
                              </w:rPr>
                              <w:t>K = 80;</w:t>
                            </w:r>
                          </w:p>
                          <w:p w14:paraId="0FEBB1AA" w14:textId="77777777" w:rsidR="002F3C67" w:rsidRPr="00A2110D" w:rsidRDefault="002F3C67" w:rsidP="00A2110D">
                            <w:pPr>
                              <w:spacing w:after="0" w:line="240" w:lineRule="auto"/>
                              <w:rPr>
                                <w:rFonts w:ascii="Consolas" w:eastAsia="Times New Roman" w:hAnsi="Consolas" w:cs="Times New Roman"/>
                                <w:sz w:val="20"/>
                                <w:szCs w:val="20"/>
                              </w:rPr>
                            </w:pPr>
                            <w:r w:rsidRPr="00A2110D">
                              <w:rPr>
                                <w:rFonts w:ascii="Consolas" w:eastAsia="Times New Roman" w:hAnsi="Consolas" w:cs="Times New Roman"/>
                                <w:sz w:val="20"/>
                                <w:szCs w:val="20"/>
                              </w:rPr>
                              <w:t xml:space="preserve">T = 0.6; </w:t>
                            </w:r>
                            <w:r w:rsidRPr="00A2110D">
                              <w:rPr>
                                <w:rFonts w:ascii="Consolas" w:eastAsia="Times New Roman" w:hAnsi="Consolas" w:cs="Times New Roman"/>
                                <w:color w:val="028009"/>
                                <w:sz w:val="20"/>
                                <w:szCs w:val="20"/>
                              </w:rPr>
                              <w:t>% tau</w:t>
                            </w:r>
                          </w:p>
                          <w:p w14:paraId="600B8A7E"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proofErr w:type="gramStart"/>
                            <w:r w:rsidRPr="00A2110D">
                              <w:rPr>
                                <w:rFonts w:ascii="Consolas" w:eastAsia="Times New Roman" w:hAnsi="Consolas" w:cs="Times New Roman"/>
                                <w:sz w:val="20"/>
                                <w:szCs w:val="20"/>
                              </w:rPr>
                              <w:t>sim</w:t>
                            </w:r>
                            <w:proofErr w:type="spellEnd"/>
                            <w:r w:rsidRPr="00A2110D">
                              <w:rPr>
                                <w:rFonts w:ascii="Consolas" w:eastAsia="Times New Roman" w:hAnsi="Consolas" w:cs="Times New Roman"/>
                                <w:sz w:val="20"/>
                                <w:szCs w:val="20"/>
                              </w:rPr>
                              <w:t>(</w:t>
                            </w:r>
                            <w:proofErr w:type="gramEnd"/>
                            <w:r w:rsidRPr="00A2110D">
                              <w:rPr>
                                <w:rFonts w:ascii="Consolas" w:eastAsia="Times New Roman" w:hAnsi="Consolas" w:cs="Times New Roman"/>
                                <w:color w:val="AA04F9"/>
                                <w:sz w:val="20"/>
                                <w:szCs w:val="20"/>
                              </w:rPr>
                              <w:t>"</w:t>
                            </w:r>
                            <w:proofErr w:type="spellStart"/>
                            <w:r w:rsidRPr="00A2110D">
                              <w:rPr>
                                <w:rFonts w:ascii="Consolas" w:eastAsia="Times New Roman" w:hAnsi="Consolas" w:cs="Times New Roman"/>
                                <w:color w:val="AA04F9"/>
                                <w:sz w:val="20"/>
                                <w:szCs w:val="20"/>
                              </w:rPr>
                              <w:t>Final_model</w:t>
                            </w:r>
                            <w:proofErr w:type="spellEnd"/>
                            <w:r w:rsidRPr="00A2110D">
                              <w:rPr>
                                <w:rFonts w:ascii="Consolas" w:eastAsia="Times New Roman" w:hAnsi="Consolas" w:cs="Times New Roman"/>
                                <w:color w:val="AA04F9"/>
                                <w:sz w:val="20"/>
                                <w:szCs w:val="20"/>
                              </w:rPr>
                              <w:t>"</w:t>
                            </w:r>
                            <w:r w:rsidRPr="00A2110D">
                              <w:rPr>
                                <w:rFonts w:ascii="Consolas" w:eastAsia="Times New Roman" w:hAnsi="Consolas" w:cs="Times New Roman"/>
                                <w:sz w:val="20"/>
                                <w:szCs w:val="20"/>
                              </w:rPr>
                              <w:t>);</w:t>
                            </w:r>
                          </w:p>
                          <w:p w14:paraId="35CCE568" w14:textId="77777777" w:rsidR="002F3C67" w:rsidRPr="00A2110D" w:rsidRDefault="002F3C67" w:rsidP="00A2110D">
                            <w:pPr>
                              <w:spacing w:after="0" w:line="240" w:lineRule="auto"/>
                              <w:rPr>
                                <w:rFonts w:ascii="Consolas" w:eastAsia="Times New Roman" w:hAnsi="Consolas" w:cs="Times New Roman"/>
                                <w:sz w:val="20"/>
                                <w:szCs w:val="20"/>
                              </w:rPr>
                            </w:pPr>
                          </w:p>
                          <w:p w14:paraId="10899443"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r w:rsidRPr="00A2110D">
                              <w:rPr>
                                <w:rFonts w:ascii="Consolas" w:eastAsia="Times New Roman" w:hAnsi="Consolas" w:cs="Times New Roman"/>
                                <w:sz w:val="20"/>
                                <w:szCs w:val="20"/>
                              </w:rPr>
                              <w:t>t_s</w:t>
                            </w:r>
                            <w:proofErr w:type="spellEnd"/>
                            <w:r w:rsidRPr="00A2110D">
                              <w:rPr>
                                <w:rFonts w:ascii="Consolas" w:eastAsia="Times New Roman" w:hAnsi="Consolas" w:cs="Times New Roman"/>
                                <w:sz w:val="20"/>
                                <w:szCs w:val="20"/>
                              </w:rPr>
                              <w:t xml:space="preserve"> = 0:0.01:2.75;</w:t>
                            </w:r>
                          </w:p>
                          <w:p w14:paraId="09097AC7"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impulse</w:t>
                            </w:r>
                            <w:proofErr w:type="gramEnd"/>
                            <w:r w:rsidRPr="00A2110D">
                              <w:rPr>
                                <w:rFonts w:ascii="Consolas" w:eastAsia="Times New Roman" w:hAnsi="Consolas" w:cs="Times New Roman"/>
                                <w:sz w:val="20"/>
                                <w:szCs w:val="20"/>
                              </w:rPr>
                              <w:t xml:space="preserve"> = </w:t>
                            </w:r>
                            <w:proofErr w:type="spellStart"/>
                            <w:r w:rsidRPr="00A2110D">
                              <w:rPr>
                                <w:rFonts w:ascii="Consolas" w:eastAsia="Times New Roman" w:hAnsi="Consolas" w:cs="Times New Roman"/>
                                <w:sz w:val="20"/>
                                <w:szCs w:val="20"/>
                              </w:rPr>
                              <w:t>t_s</w:t>
                            </w:r>
                            <w:proofErr w:type="spellEnd"/>
                            <w:r w:rsidRPr="00A2110D">
                              <w:rPr>
                                <w:rFonts w:ascii="Consolas" w:eastAsia="Times New Roman" w:hAnsi="Consolas" w:cs="Times New Roman"/>
                                <w:sz w:val="20"/>
                                <w:szCs w:val="20"/>
                              </w:rPr>
                              <w:t>==1;</w:t>
                            </w:r>
                          </w:p>
                          <w:p w14:paraId="4BB7CCC1"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proofErr w:type="gramStart"/>
                            <w:r w:rsidRPr="00A2110D">
                              <w:rPr>
                                <w:rFonts w:ascii="Consolas" w:eastAsia="Times New Roman" w:hAnsi="Consolas" w:cs="Times New Roman"/>
                                <w:sz w:val="20"/>
                                <w:szCs w:val="20"/>
                              </w:rPr>
                              <w:t>unitstep</w:t>
                            </w:r>
                            <w:proofErr w:type="spellEnd"/>
                            <w:proofErr w:type="gramEnd"/>
                            <w:r w:rsidRPr="00A2110D">
                              <w:rPr>
                                <w:rFonts w:ascii="Consolas" w:eastAsia="Times New Roman" w:hAnsi="Consolas" w:cs="Times New Roman"/>
                                <w:sz w:val="20"/>
                                <w:szCs w:val="20"/>
                              </w:rPr>
                              <w:t xml:space="preserve"> = </w:t>
                            </w:r>
                            <w:proofErr w:type="spellStart"/>
                            <w:r w:rsidRPr="00A2110D">
                              <w:rPr>
                                <w:rFonts w:ascii="Consolas" w:eastAsia="Times New Roman" w:hAnsi="Consolas" w:cs="Times New Roman"/>
                                <w:sz w:val="20"/>
                                <w:szCs w:val="20"/>
                              </w:rPr>
                              <w:t>t_s</w:t>
                            </w:r>
                            <w:proofErr w:type="spellEnd"/>
                            <w:r w:rsidRPr="00A2110D">
                              <w:rPr>
                                <w:rFonts w:ascii="Consolas" w:eastAsia="Times New Roman" w:hAnsi="Consolas" w:cs="Times New Roman"/>
                                <w:sz w:val="20"/>
                                <w:szCs w:val="20"/>
                              </w:rPr>
                              <w:t xml:space="preserve">&gt;=1; </w:t>
                            </w:r>
                            <w:r w:rsidRPr="00A2110D">
                              <w:rPr>
                                <w:rFonts w:ascii="Consolas" w:eastAsia="Times New Roman" w:hAnsi="Consolas" w:cs="Times New Roman"/>
                                <w:color w:val="028009"/>
                                <w:sz w:val="20"/>
                                <w:szCs w:val="20"/>
                              </w:rPr>
                              <w:t>%for a step input</w:t>
                            </w:r>
                          </w:p>
                          <w:p w14:paraId="6536E53F"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figure</w:t>
                            </w:r>
                            <w:proofErr w:type="gramEnd"/>
                            <w:r w:rsidRPr="00A2110D">
                              <w:rPr>
                                <w:rFonts w:ascii="Consolas" w:eastAsia="Times New Roman" w:hAnsi="Consolas" w:cs="Times New Roman"/>
                                <w:sz w:val="20"/>
                                <w:szCs w:val="20"/>
                              </w:rPr>
                              <w:t>;</w:t>
                            </w:r>
                          </w:p>
                          <w:p w14:paraId="060599A0"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plot(</w:t>
                            </w:r>
                            <w:proofErr w:type="spellStart"/>
                            <w:proofErr w:type="gramEnd"/>
                            <w:r w:rsidRPr="00A2110D">
                              <w:rPr>
                                <w:rFonts w:ascii="Consolas" w:eastAsia="Times New Roman" w:hAnsi="Consolas" w:cs="Times New Roman"/>
                                <w:sz w:val="20"/>
                                <w:szCs w:val="20"/>
                              </w:rPr>
                              <w:t>t_s,unitstep</w:t>
                            </w:r>
                            <w:proofErr w:type="spellEnd"/>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'LineWidth'</w:t>
                            </w:r>
                            <w:r w:rsidRPr="00A2110D">
                              <w:rPr>
                                <w:rFonts w:ascii="Consolas" w:eastAsia="Times New Roman" w:hAnsi="Consolas" w:cs="Times New Roman"/>
                                <w:sz w:val="20"/>
                                <w:szCs w:val="20"/>
                              </w:rPr>
                              <w:t xml:space="preserve">,2); hold </w:t>
                            </w:r>
                            <w:r w:rsidRPr="00A2110D">
                              <w:rPr>
                                <w:rFonts w:ascii="Consolas" w:eastAsia="Times New Roman" w:hAnsi="Consolas" w:cs="Times New Roman"/>
                                <w:color w:val="AA04F9"/>
                                <w:sz w:val="20"/>
                                <w:szCs w:val="20"/>
                              </w:rPr>
                              <w:t>on</w:t>
                            </w:r>
                            <w:r w:rsidRPr="00A2110D">
                              <w:rPr>
                                <w:rFonts w:ascii="Consolas" w:eastAsia="Times New Roman" w:hAnsi="Consolas" w:cs="Times New Roman"/>
                                <w:sz w:val="20"/>
                                <w:szCs w:val="20"/>
                              </w:rPr>
                              <w:t>;</w:t>
                            </w:r>
                          </w:p>
                          <w:p w14:paraId="1FE34CA5" w14:textId="77777777" w:rsidR="002F3C67" w:rsidRPr="00A2110D" w:rsidRDefault="002F3C67" w:rsidP="00A2110D">
                            <w:pPr>
                              <w:spacing w:after="0" w:line="240" w:lineRule="auto"/>
                              <w:rPr>
                                <w:rFonts w:ascii="Consolas" w:eastAsia="Times New Roman" w:hAnsi="Consolas" w:cs="Times New Roman"/>
                                <w:sz w:val="20"/>
                                <w:szCs w:val="20"/>
                              </w:rPr>
                            </w:pPr>
                          </w:p>
                          <w:p w14:paraId="6E000E49"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plot(</w:t>
                            </w:r>
                            <w:proofErr w:type="spellStart"/>
                            <w:proofErr w:type="gramEnd"/>
                            <w:r w:rsidRPr="00A2110D">
                              <w:rPr>
                                <w:rFonts w:ascii="Consolas" w:eastAsia="Times New Roman" w:hAnsi="Consolas" w:cs="Times New Roman"/>
                                <w:sz w:val="20"/>
                                <w:szCs w:val="20"/>
                              </w:rPr>
                              <w:t>t,theta</w:t>
                            </w:r>
                            <w:proofErr w:type="spellEnd"/>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'LineWidth'</w:t>
                            </w:r>
                            <w:r w:rsidRPr="00A2110D">
                              <w:rPr>
                                <w:rFonts w:ascii="Consolas" w:eastAsia="Times New Roman" w:hAnsi="Consolas" w:cs="Times New Roman"/>
                                <w:sz w:val="20"/>
                                <w:szCs w:val="20"/>
                              </w:rPr>
                              <w:t xml:space="preserve">,2);hold </w:t>
                            </w:r>
                            <w:r w:rsidRPr="00A2110D">
                              <w:rPr>
                                <w:rFonts w:ascii="Consolas" w:eastAsia="Times New Roman" w:hAnsi="Consolas" w:cs="Times New Roman"/>
                                <w:color w:val="AA04F9"/>
                                <w:sz w:val="20"/>
                                <w:szCs w:val="20"/>
                              </w:rPr>
                              <w:t>on</w:t>
                            </w:r>
                            <w:r w:rsidRPr="00A2110D">
                              <w:rPr>
                                <w:rFonts w:ascii="Consolas" w:eastAsia="Times New Roman" w:hAnsi="Consolas" w:cs="Times New Roman"/>
                                <w:sz w:val="20"/>
                                <w:szCs w:val="20"/>
                              </w:rPr>
                              <w:t>;</w:t>
                            </w:r>
                          </w:p>
                          <w:p w14:paraId="1330F724" w14:textId="77777777" w:rsidR="002F3C67" w:rsidRPr="00A2110D" w:rsidRDefault="002F3C67" w:rsidP="00A2110D">
                            <w:pPr>
                              <w:spacing w:after="0" w:line="240" w:lineRule="auto"/>
                              <w:rPr>
                                <w:rFonts w:ascii="Consolas" w:eastAsia="Times New Roman" w:hAnsi="Consolas" w:cs="Times New Roman"/>
                                <w:sz w:val="20"/>
                                <w:szCs w:val="20"/>
                              </w:rPr>
                            </w:pPr>
                          </w:p>
                          <w:p w14:paraId="5885D3DA"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plot(</w:t>
                            </w:r>
                            <w:proofErr w:type="gramEnd"/>
                            <w:r w:rsidRPr="00A2110D">
                              <w:rPr>
                                <w:rFonts w:ascii="Consolas" w:eastAsia="Times New Roman" w:hAnsi="Consolas" w:cs="Times New Roman"/>
                                <w:sz w:val="20"/>
                                <w:szCs w:val="20"/>
                              </w:rPr>
                              <w:t xml:space="preserve">t, omega, </w:t>
                            </w:r>
                            <w:r w:rsidRPr="00A2110D">
                              <w:rPr>
                                <w:rFonts w:ascii="Consolas" w:eastAsia="Times New Roman" w:hAnsi="Consolas" w:cs="Times New Roman"/>
                                <w:color w:val="AA04F9"/>
                                <w:sz w:val="20"/>
                                <w:szCs w:val="20"/>
                              </w:rPr>
                              <w:t>'LineWidth'</w:t>
                            </w:r>
                            <w:r w:rsidRPr="00A2110D">
                              <w:rPr>
                                <w:rFonts w:ascii="Consolas" w:eastAsia="Times New Roman" w:hAnsi="Consolas" w:cs="Times New Roman"/>
                                <w:sz w:val="20"/>
                                <w:szCs w:val="20"/>
                              </w:rPr>
                              <w:t xml:space="preserve">,2); hold </w:t>
                            </w:r>
                            <w:r w:rsidRPr="00A2110D">
                              <w:rPr>
                                <w:rFonts w:ascii="Consolas" w:eastAsia="Times New Roman" w:hAnsi="Consolas" w:cs="Times New Roman"/>
                                <w:color w:val="AA04F9"/>
                                <w:sz w:val="20"/>
                                <w:szCs w:val="20"/>
                              </w:rPr>
                              <w:t>on</w:t>
                            </w:r>
                            <w:r w:rsidRPr="00A2110D">
                              <w:rPr>
                                <w:rFonts w:ascii="Consolas" w:eastAsia="Times New Roman" w:hAnsi="Consolas" w:cs="Times New Roman"/>
                                <w:sz w:val="20"/>
                                <w:szCs w:val="20"/>
                              </w:rPr>
                              <w:t>;</w:t>
                            </w:r>
                          </w:p>
                          <w:p w14:paraId="211D3FBE" w14:textId="77777777" w:rsidR="002F3C67" w:rsidRPr="00A2110D" w:rsidRDefault="002F3C67" w:rsidP="00A2110D">
                            <w:pPr>
                              <w:spacing w:after="0" w:line="240" w:lineRule="auto"/>
                              <w:rPr>
                                <w:rFonts w:ascii="Consolas" w:eastAsia="Times New Roman" w:hAnsi="Consolas" w:cs="Times New Roman"/>
                                <w:sz w:val="20"/>
                                <w:szCs w:val="20"/>
                              </w:rPr>
                            </w:pPr>
                          </w:p>
                          <w:p w14:paraId="7A2324ED"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r w:rsidRPr="00A2110D">
                              <w:rPr>
                                <w:rFonts w:ascii="Consolas" w:eastAsia="Times New Roman" w:hAnsi="Consolas" w:cs="Times New Roman"/>
                                <w:sz w:val="20"/>
                                <w:szCs w:val="20"/>
                              </w:rPr>
                              <w:t>sample_t</w:t>
                            </w:r>
                            <w:proofErr w:type="spellEnd"/>
                            <w:r w:rsidRPr="00A2110D">
                              <w:rPr>
                                <w:rFonts w:ascii="Consolas" w:eastAsia="Times New Roman" w:hAnsi="Consolas" w:cs="Times New Roman"/>
                                <w:sz w:val="20"/>
                                <w:szCs w:val="20"/>
                              </w:rPr>
                              <w:t xml:space="preserve"> = (sample/10^6)-4.580472+1;</w:t>
                            </w:r>
                          </w:p>
                          <w:p w14:paraId="314C8E30"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rad</w:t>
                            </w:r>
                            <w:proofErr w:type="gramEnd"/>
                            <w:r w:rsidRPr="00A2110D">
                              <w:rPr>
                                <w:rFonts w:ascii="Consolas" w:eastAsia="Times New Roman" w:hAnsi="Consolas" w:cs="Times New Roman"/>
                                <w:sz w:val="20"/>
                                <w:szCs w:val="20"/>
                              </w:rPr>
                              <w:t xml:space="preserve"> = -(Degrees-29).*2*pi/360;</w:t>
                            </w:r>
                          </w:p>
                          <w:p w14:paraId="60F7851A"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plot(</w:t>
                            </w:r>
                            <w:proofErr w:type="spellStart"/>
                            <w:proofErr w:type="gramEnd"/>
                            <w:r w:rsidRPr="00A2110D">
                              <w:rPr>
                                <w:rFonts w:ascii="Consolas" w:eastAsia="Times New Roman" w:hAnsi="Consolas" w:cs="Times New Roman"/>
                                <w:sz w:val="20"/>
                                <w:szCs w:val="20"/>
                              </w:rPr>
                              <w:t>sample_t,rad</w:t>
                            </w:r>
                            <w:proofErr w:type="spellEnd"/>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'LineWidth'</w:t>
                            </w:r>
                            <w:r w:rsidRPr="00A2110D">
                              <w:rPr>
                                <w:rFonts w:ascii="Consolas" w:eastAsia="Times New Roman" w:hAnsi="Consolas" w:cs="Times New Roman"/>
                                <w:sz w:val="20"/>
                                <w:szCs w:val="20"/>
                              </w:rPr>
                              <w:t>,2);</w:t>
                            </w:r>
                          </w:p>
                          <w:p w14:paraId="12BA2318"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legend(</w:t>
                            </w:r>
                            <w:proofErr w:type="gramEnd"/>
                            <w:r w:rsidRPr="00A2110D">
                              <w:rPr>
                                <w:rFonts w:ascii="Consolas" w:eastAsia="Times New Roman" w:hAnsi="Consolas" w:cs="Times New Roman"/>
                                <w:color w:val="AA04F9"/>
                                <w:sz w:val="20"/>
                                <w:szCs w:val="20"/>
                              </w:rPr>
                              <w:t>"Step Voltage(V)"</w:t>
                            </w:r>
                            <w:r w:rsidRPr="00A2110D">
                              <w:rPr>
                                <w:rFonts w:ascii="Consolas" w:eastAsia="Times New Roman" w:hAnsi="Consolas" w:cs="Times New Roman"/>
                                <w:sz w:val="20"/>
                                <w:szCs w:val="20"/>
                              </w:rPr>
                              <w:t>,</w:t>
                            </w:r>
                            <w:r w:rsidRPr="00A2110D">
                              <w:rPr>
                                <w:rFonts w:ascii="Consolas" w:eastAsia="Times New Roman" w:hAnsi="Consolas" w:cs="Times New Roman"/>
                                <w:color w:val="AA04F9"/>
                                <w:sz w:val="20"/>
                                <w:szCs w:val="20"/>
                              </w:rPr>
                              <w:t>"Modelled {\theta}(rad)"</w:t>
                            </w:r>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"Modelled {\omega}(rad/s)"</w:t>
                            </w:r>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"Actual {\theta}(rad)"</w:t>
                            </w:r>
                            <w:r w:rsidRPr="00A2110D">
                              <w:rPr>
                                <w:rFonts w:ascii="Consolas" w:eastAsia="Times New Roman" w:hAnsi="Consolas" w:cs="Times New Roman"/>
                                <w:sz w:val="20"/>
                                <w:szCs w:val="20"/>
                              </w:rPr>
                              <w:t>);</w:t>
                            </w:r>
                          </w:p>
                          <w:p w14:paraId="09E111BC"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proofErr w:type="gramStart"/>
                            <w:r w:rsidRPr="00A2110D">
                              <w:rPr>
                                <w:rFonts w:ascii="Consolas" w:eastAsia="Times New Roman" w:hAnsi="Consolas" w:cs="Times New Roman"/>
                                <w:sz w:val="20"/>
                                <w:szCs w:val="20"/>
                              </w:rPr>
                              <w:t>xlabel</w:t>
                            </w:r>
                            <w:proofErr w:type="spellEnd"/>
                            <w:r w:rsidRPr="00A2110D">
                              <w:rPr>
                                <w:rFonts w:ascii="Consolas" w:eastAsia="Times New Roman" w:hAnsi="Consolas" w:cs="Times New Roman"/>
                                <w:sz w:val="20"/>
                                <w:szCs w:val="20"/>
                              </w:rPr>
                              <w:t>(</w:t>
                            </w:r>
                            <w:proofErr w:type="gramEnd"/>
                            <w:r w:rsidRPr="00A2110D">
                              <w:rPr>
                                <w:rFonts w:ascii="Consolas" w:eastAsia="Times New Roman" w:hAnsi="Consolas" w:cs="Times New Roman"/>
                                <w:color w:val="AA04F9"/>
                                <w:sz w:val="20"/>
                                <w:szCs w:val="20"/>
                              </w:rPr>
                              <w:t>"Time (s)"</w:t>
                            </w:r>
                            <w:r w:rsidRPr="00A2110D">
                              <w:rPr>
                                <w:rFonts w:ascii="Consolas" w:eastAsia="Times New Roman" w:hAnsi="Consolas" w:cs="Times New Roman"/>
                                <w:sz w:val="20"/>
                                <w:szCs w:val="20"/>
                              </w:rPr>
                              <w:t>);</w:t>
                            </w:r>
                          </w:p>
                          <w:p w14:paraId="1A720DC0"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proofErr w:type="gramStart"/>
                            <w:r w:rsidRPr="00A2110D">
                              <w:rPr>
                                <w:rFonts w:ascii="Consolas" w:eastAsia="Times New Roman" w:hAnsi="Consolas" w:cs="Times New Roman"/>
                                <w:sz w:val="20"/>
                                <w:szCs w:val="20"/>
                              </w:rPr>
                              <w:t>ylabel</w:t>
                            </w:r>
                            <w:proofErr w:type="spellEnd"/>
                            <w:r w:rsidRPr="00A2110D">
                              <w:rPr>
                                <w:rFonts w:ascii="Consolas" w:eastAsia="Times New Roman" w:hAnsi="Consolas" w:cs="Times New Roman"/>
                                <w:sz w:val="20"/>
                                <w:szCs w:val="20"/>
                              </w:rPr>
                              <w:t>(</w:t>
                            </w:r>
                            <w:proofErr w:type="gramEnd"/>
                            <w:r w:rsidRPr="00A2110D">
                              <w:rPr>
                                <w:rFonts w:ascii="Consolas" w:eastAsia="Times New Roman" w:hAnsi="Consolas" w:cs="Times New Roman"/>
                                <w:color w:val="AA04F9"/>
                                <w:sz w:val="20"/>
                                <w:szCs w:val="20"/>
                              </w:rPr>
                              <w:t>"Amplitude"</w:t>
                            </w:r>
                            <w:r w:rsidRPr="00A2110D">
                              <w:rPr>
                                <w:rFonts w:ascii="Consolas" w:eastAsia="Times New Roman" w:hAnsi="Consolas" w:cs="Times New Roman"/>
                                <w:sz w:val="20"/>
                                <w:szCs w:val="20"/>
                              </w:rPr>
                              <w:t>);</w:t>
                            </w:r>
                          </w:p>
                          <w:p w14:paraId="248637EC"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title(</w:t>
                            </w:r>
                            <w:proofErr w:type="gramEnd"/>
                            <w:r w:rsidRPr="00A2110D">
                              <w:rPr>
                                <w:rFonts w:ascii="Consolas" w:eastAsia="Times New Roman" w:hAnsi="Consolas" w:cs="Times New Roman"/>
                                <w:color w:val="AA04F9"/>
                                <w:sz w:val="20"/>
                                <w:szCs w:val="20"/>
                              </w:rPr>
                              <w:t>"100% Duty Cycle"</w:t>
                            </w:r>
                            <w:r w:rsidRPr="00A2110D">
                              <w:rPr>
                                <w:rFonts w:ascii="Consolas" w:eastAsia="Times New Roman" w:hAnsi="Consolas" w:cs="Times New Roman"/>
                                <w:sz w:val="20"/>
                                <w:szCs w:val="20"/>
                              </w:rPr>
                              <w:t>);</w:t>
                            </w:r>
                          </w:p>
                          <w:p w14:paraId="4C1C22EA" w14:textId="77777777" w:rsidR="002F3C67" w:rsidRPr="00A2110D" w:rsidRDefault="002F3C67" w:rsidP="00A2110D">
                            <w:pPr>
                              <w:spacing w:after="0" w:line="240" w:lineRule="auto"/>
                              <w:rPr>
                                <w:rFonts w:ascii="Consolas" w:eastAsia="Times New Roman" w:hAnsi="Consolas" w:cs="Times New Roman"/>
                                <w:sz w:val="20"/>
                                <w:szCs w:val="20"/>
                              </w:rPr>
                            </w:pPr>
                          </w:p>
                          <w:p w14:paraId="6E743E1A" w14:textId="77777777" w:rsidR="002F3C67" w:rsidRPr="00A2110D" w:rsidRDefault="002F3C67" w:rsidP="00A2110D">
                            <w:pPr>
                              <w:spacing w:after="0" w:line="240" w:lineRule="auto"/>
                              <w:rPr>
                                <w:rFonts w:ascii="Consolas" w:eastAsia="Times New Roman" w:hAnsi="Consolas" w:cs="Times New Roman"/>
                                <w:sz w:val="20"/>
                                <w:szCs w:val="20"/>
                              </w:rPr>
                            </w:pPr>
                          </w:p>
                          <w:p w14:paraId="3EB51FE5" w14:textId="605FF235" w:rsidR="002F3C67" w:rsidRDefault="002F3C6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53AE8" id="_x0000_s1029" type="#_x0000_t202" style="position:absolute;margin-left:0;margin-top:37.6pt;width:477.75pt;height:359.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">
                <v:textbox>
                  <w:txbxContent>
                    <w:p w14:paraId="6B578786" w14:textId="5BDBD3BD" w:rsidR="002F3C67" w:rsidRPr="00A2110D" w:rsidRDefault="002F3C67" w:rsidP="00A2110D">
                      <w:pPr>
                        <w:rPr>
                          <w:rFonts w:ascii="Consolas" w:eastAsia="Times New Roman" w:hAnsi="Consolas" w:cs="Times New Roman"/>
                          <w:sz w:val="20"/>
                          <w:szCs w:val="20"/>
                        </w:rPr>
                      </w:pPr>
                      <w:r w:rsidRPr="00A2110D">
                        <w:rPr>
                          <w:rFonts w:ascii="Consolas" w:eastAsia="Times New Roman" w:hAnsi="Consolas" w:cs="Times New Roman"/>
                          <w:sz w:val="20"/>
                          <w:szCs w:val="20"/>
                        </w:rPr>
                        <w:t xml:space="preserve">L=0.050; </w:t>
                      </w:r>
                      <w:r w:rsidRPr="00A2110D">
                        <w:rPr>
                          <w:rFonts w:ascii="Consolas" w:eastAsia="Times New Roman" w:hAnsi="Consolas" w:cs="Times New Roman"/>
                          <w:color w:val="028009"/>
                          <w:sz w:val="20"/>
                          <w:szCs w:val="20"/>
                        </w:rPr>
                        <w:t>% length of beam - 50mm, mass of beam = 147.24 g, mass of motor = 10.88 g</w:t>
                      </w:r>
                    </w:p>
                    <w:p w14:paraId="17F71313"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r w:rsidRPr="00A2110D">
                        <w:rPr>
                          <w:rFonts w:ascii="Consolas" w:eastAsia="Times New Roman" w:hAnsi="Consolas" w:cs="Times New Roman"/>
                          <w:sz w:val="20"/>
                          <w:szCs w:val="20"/>
                        </w:rPr>
                        <w:t>Ja</w:t>
                      </w:r>
                      <w:proofErr w:type="spellEnd"/>
                      <w:r w:rsidRPr="00A2110D">
                        <w:rPr>
                          <w:rFonts w:ascii="Consolas" w:eastAsia="Times New Roman" w:hAnsi="Consolas" w:cs="Times New Roman"/>
                          <w:sz w:val="20"/>
                          <w:szCs w:val="20"/>
                        </w:rPr>
                        <w:t xml:space="preserve"> = 1/12*(147*10^-3)*(50*10^-3</w:t>
                      </w:r>
                      <w:proofErr w:type="gramStart"/>
                      <w:r w:rsidRPr="00A2110D">
                        <w:rPr>
                          <w:rFonts w:ascii="Consolas" w:eastAsia="Times New Roman" w:hAnsi="Consolas" w:cs="Times New Roman"/>
                          <w:sz w:val="20"/>
                          <w:szCs w:val="20"/>
                        </w:rPr>
                        <w:t>)^</w:t>
                      </w:r>
                      <w:proofErr w:type="gramEnd"/>
                      <w:r w:rsidRPr="00A2110D">
                        <w:rPr>
                          <w:rFonts w:ascii="Consolas" w:eastAsia="Times New Roman" w:hAnsi="Consolas" w:cs="Times New Roman"/>
                          <w:sz w:val="20"/>
                          <w:szCs w:val="20"/>
                        </w:rPr>
                        <w:t xml:space="preserve">2; </w:t>
                      </w:r>
                      <w:r w:rsidRPr="00A2110D">
                        <w:rPr>
                          <w:rFonts w:ascii="Consolas" w:eastAsia="Times New Roman" w:hAnsi="Consolas" w:cs="Times New Roman"/>
                          <w:color w:val="028009"/>
                          <w:sz w:val="20"/>
                          <w:szCs w:val="20"/>
                        </w:rPr>
                        <w:t>% Moment of inertia of Arm/Beam; J = 1/12 *</w:t>
                      </w:r>
                      <w:proofErr w:type="spellStart"/>
                      <w:r w:rsidRPr="00A2110D">
                        <w:rPr>
                          <w:rFonts w:ascii="Consolas" w:eastAsia="Times New Roman" w:hAnsi="Consolas" w:cs="Times New Roman"/>
                          <w:color w:val="028009"/>
                          <w:sz w:val="20"/>
                          <w:szCs w:val="20"/>
                        </w:rPr>
                        <w:t>m_b</w:t>
                      </w:r>
                      <w:proofErr w:type="spellEnd"/>
                      <w:r w:rsidRPr="00A2110D">
                        <w:rPr>
                          <w:rFonts w:ascii="Consolas" w:eastAsia="Times New Roman" w:hAnsi="Consolas" w:cs="Times New Roman"/>
                          <w:color w:val="028009"/>
                          <w:sz w:val="20"/>
                          <w:szCs w:val="20"/>
                        </w:rPr>
                        <w:t>*L^2</w:t>
                      </w:r>
                    </w:p>
                    <w:p w14:paraId="7CA37FF6"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r w:rsidRPr="00A2110D">
                        <w:rPr>
                          <w:rFonts w:ascii="Consolas" w:eastAsia="Times New Roman" w:hAnsi="Consolas" w:cs="Times New Roman"/>
                          <w:sz w:val="20"/>
                          <w:szCs w:val="20"/>
                        </w:rPr>
                        <w:t>Jr</w:t>
                      </w:r>
                      <w:proofErr w:type="spellEnd"/>
                      <w:r w:rsidRPr="00A2110D">
                        <w:rPr>
                          <w:rFonts w:ascii="Consolas" w:eastAsia="Times New Roman" w:hAnsi="Consolas" w:cs="Times New Roman"/>
                          <w:sz w:val="20"/>
                          <w:szCs w:val="20"/>
                        </w:rPr>
                        <w:t xml:space="preserve"> = 1/2*0.01088*(50*10^-3</w:t>
                      </w:r>
                      <w:proofErr w:type="gramStart"/>
                      <w:r w:rsidRPr="00A2110D">
                        <w:rPr>
                          <w:rFonts w:ascii="Consolas" w:eastAsia="Times New Roman" w:hAnsi="Consolas" w:cs="Times New Roman"/>
                          <w:sz w:val="20"/>
                          <w:szCs w:val="20"/>
                        </w:rPr>
                        <w:t>)^</w:t>
                      </w:r>
                      <w:proofErr w:type="gramEnd"/>
                      <w:r w:rsidRPr="00A2110D">
                        <w:rPr>
                          <w:rFonts w:ascii="Consolas" w:eastAsia="Times New Roman" w:hAnsi="Consolas" w:cs="Times New Roman"/>
                          <w:sz w:val="20"/>
                          <w:szCs w:val="20"/>
                        </w:rPr>
                        <w:t xml:space="preserve">2; </w:t>
                      </w:r>
                      <w:r w:rsidRPr="00A2110D">
                        <w:rPr>
                          <w:rFonts w:ascii="Consolas" w:eastAsia="Times New Roman" w:hAnsi="Consolas" w:cs="Times New Roman"/>
                          <w:color w:val="028009"/>
                          <w:sz w:val="20"/>
                          <w:szCs w:val="20"/>
                        </w:rPr>
                        <w:t xml:space="preserve">% Moment of inertia of motors acting as point masses </w:t>
                      </w:r>
                      <w:proofErr w:type="spellStart"/>
                      <w:r w:rsidRPr="00A2110D">
                        <w:rPr>
                          <w:rFonts w:ascii="Consolas" w:eastAsia="Times New Roman" w:hAnsi="Consolas" w:cs="Times New Roman"/>
                          <w:color w:val="028009"/>
                          <w:sz w:val="20"/>
                          <w:szCs w:val="20"/>
                        </w:rPr>
                        <w:t>serperated</w:t>
                      </w:r>
                      <w:proofErr w:type="spellEnd"/>
                      <w:r w:rsidRPr="00A2110D">
                        <w:rPr>
                          <w:rFonts w:ascii="Consolas" w:eastAsia="Times New Roman" w:hAnsi="Consolas" w:cs="Times New Roman"/>
                          <w:color w:val="028009"/>
                          <w:sz w:val="20"/>
                          <w:szCs w:val="20"/>
                        </w:rPr>
                        <w:t xml:space="preserve"> by distance L J=1/2 *</w:t>
                      </w:r>
                      <w:proofErr w:type="spellStart"/>
                      <w:r w:rsidRPr="00A2110D">
                        <w:rPr>
                          <w:rFonts w:ascii="Consolas" w:eastAsia="Times New Roman" w:hAnsi="Consolas" w:cs="Times New Roman"/>
                          <w:color w:val="028009"/>
                          <w:sz w:val="20"/>
                          <w:szCs w:val="20"/>
                        </w:rPr>
                        <w:t>m_m</w:t>
                      </w:r>
                      <w:proofErr w:type="spellEnd"/>
                      <w:r w:rsidRPr="00A2110D">
                        <w:rPr>
                          <w:rFonts w:ascii="Consolas" w:eastAsia="Times New Roman" w:hAnsi="Consolas" w:cs="Times New Roman"/>
                          <w:color w:val="028009"/>
                          <w:sz w:val="20"/>
                          <w:szCs w:val="20"/>
                        </w:rPr>
                        <w:t>*L^2</w:t>
                      </w:r>
                    </w:p>
                    <w:p w14:paraId="27710C2F" w14:textId="77777777" w:rsidR="002F3C67" w:rsidRPr="00A2110D" w:rsidRDefault="002F3C67" w:rsidP="00A2110D">
                      <w:pPr>
                        <w:spacing w:after="0" w:line="240" w:lineRule="auto"/>
                        <w:rPr>
                          <w:rFonts w:ascii="Consolas" w:eastAsia="Times New Roman" w:hAnsi="Consolas" w:cs="Times New Roman"/>
                          <w:sz w:val="20"/>
                          <w:szCs w:val="20"/>
                        </w:rPr>
                      </w:pPr>
                      <w:r w:rsidRPr="00A2110D">
                        <w:rPr>
                          <w:rFonts w:ascii="Consolas" w:eastAsia="Times New Roman" w:hAnsi="Consolas" w:cs="Times New Roman"/>
                          <w:sz w:val="20"/>
                          <w:szCs w:val="20"/>
                        </w:rPr>
                        <w:t xml:space="preserve">J = </w:t>
                      </w:r>
                      <w:proofErr w:type="spellStart"/>
                      <w:proofErr w:type="gramStart"/>
                      <w:r w:rsidRPr="00A2110D">
                        <w:rPr>
                          <w:rFonts w:ascii="Consolas" w:eastAsia="Times New Roman" w:hAnsi="Consolas" w:cs="Times New Roman"/>
                          <w:sz w:val="20"/>
                          <w:szCs w:val="20"/>
                        </w:rPr>
                        <w:t>Ja</w:t>
                      </w:r>
                      <w:proofErr w:type="spellEnd"/>
                      <w:proofErr w:type="gramEnd"/>
                      <w:r w:rsidRPr="00A2110D">
                        <w:rPr>
                          <w:rFonts w:ascii="Consolas" w:eastAsia="Times New Roman" w:hAnsi="Consolas" w:cs="Times New Roman"/>
                          <w:sz w:val="20"/>
                          <w:szCs w:val="20"/>
                        </w:rPr>
                        <w:t xml:space="preserve"> + </w:t>
                      </w:r>
                      <w:proofErr w:type="spellStart"/>
                      <w:r w:rsidRPr="00A2110D">
                        <w:rPr>
                          <w:rFonts w:ascii="Consolas" w:eastAsia="Times New Roman" w:hAnsi="Consolas" w:cs="Times New Roman"/>
                          <w:sz w:val="20"/>
                          <w:szCs w:val="20"/>
                        </w:rPr>
                        <w:t>Jr</w:t>
                      </w:r>
                      <w:proofErr w:type="spellEnd"/>
                      <w:r w:rsidRPr="00A2110D">
                        <w:rPr>
                          <w:rFonts w:ascii="Consolas" w:eastAsia="Times New Roman" w:hAnsi="Consolas" w:cs="Times New Roman"/>
                          <w:sz w:val="20"/>
                          <w:szCs w:val="20"/>
                        </w:rPr>
                        <w:t>;</w:t>
                      </w:r>
                    </w:p>
                    <w:p w14:paraId="36ED3ED1" w14:textId="77777777" w:rsidR="002F3C67" w:rsidRPr="00A2110D" w:rsidRDefault="002F3C67" w:rsidP="00A2110D">
                      <w:pPr>
                        <w:spacing w:after="0" w:line="240" w:lineRule="auto"/>
                        <w:rPr>
                          <w:rFonts w:ascii="Consolas" w:eastAsia="Times New Roman" w:hAnsi="Consolas" w:cs="Times New Roman"/>
                          <w:sz w:val="20"/>
                          <w:szCs w:val="20"/>
                        </w:rPr>
                      </w:pPr>
                      <w:r w:rsidRPr="00A2110D">
                        <w:rPr>
                          <w:rFonts w:ascii="Consolas" w:eastAsia="Times New Roman" w:hAnsi="Consolas" w:cs="Times New Roman"/>
                          <w:sz w:val="20"/>
                          <w:szCs w:val="20"/>
                        </w:rPr>
                        <w:t xml:space="preserve">b =1; </w:t>
                      </w:r>
                      <w:r w:rsidRPr="00A2110D">
                        <w:rPr>
                          <w:rFonts w:ascii="Consolas" w:eastAsia="Times New Roman" w:hAnsi="Consolas" w:cs="Times New Roman"/>
                          <w:color w:val="028009"/>
                          <w:sz w:val="20"/>
                          <w:szCs w:val="20"/>
                        </w:rPr>
                        <w:t>% coefficient of friction</w:t>
                      </w:r>
                    </w:p>
                    <w:p w14:paraId="468FA64D" w14:textId="77777777" w:rsidR="002F3C67" w:rsidRPr="00A2110D" w:rsidRDefault="002F3C67" w:rsidP="00A2110D">
                      <w:pPr>
                        <w:spacing w:after="0" w:line="240" w:lineRule="auto"/>
                        <w:rPr>
                          <w:rFonts w:ascii="Consolas" w:eastAsia="Times New Roman" w:hAnsi="Consolas" w:cs="Times New Roman"/>
                          <w:sz w:val="20"/>
                          <w:szCs w:val="20"/>
                        </w:rPr>
                      </w:pPr>
                      <w:r w:rsidRPr="00A2110D">
                        <w:rPr>
                          <w:rFonts w:ascii="Consolas" w:eastAsia="Times New Roman" w:hAnsi="Consolas" w:cs="Times New Roman"/>
                          <w:sz w:val="20"/>
                          <w:szCs w:val="20"/>
                        </w:rPr>
                        <w:t>K = 80;</w:t>
                      </w:r>
                    </w:p>
                    <w:p w14:paraId="0FEBB1AA" w14:textId="77777777" w:rsidR="002F3C67" w:rsidRPr="00A2110D" w:rsidRDefault="002F3C67" w:rsidP="00A2110D">
                      <w:pPr>
                        <w:spacing w:after="0" w:line="240" w:lineRule="auto"/>
                        <w:rPr>
                          <w:rFonts w:ascii="Consolas" w:eastAsia="Times New Roman" w:hAnsi="Consolas" w:cs="Times New Roman"/>
                          <w:sz w:val="20"/>
                          <w:szCs w:val="20"/>
                        </w:rPr>
                      </w:pPr>
                      <w:r w:rsidRPr="00A2110D">
                        <w:rPr>
                          <w:rFonts w:ascii="Consolas" w:eastAsia="Times New Roman" w:hAnsi="Consolas" w:cs="Times New Roman"/>
                          <w:sz w:val="20"/>
                          <w:szCs w:val="20"/>
                        </w:rPr>
                        <w:t xml:space="preserve">T = 0.6; </w:t>
                      </w:r>
                      <w:r w:rsidRPr="00A2110D">
                        <w:rPr>
                          <w:rFonts w:ascii="Consolas" w:eastAsia="Times New Roman" w:hAnsi="Consolas" w:cs="Times New Roman"/>
                          <w:color w:val="028009"/>
                          <w:sz w:val="20"/>
                          <w:szCs w:val="20"/>
                        </w:rPr>
                        <w:t>% tau</w:t>
                      </w:r>
                    </w:p>
                    <w:p w14:paraId="600B8A7E"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proofErr w:type="gramStart"/>
                      <w:r w:rsidRPr="00A2110D">
                        <w:rPr>
                          <w:rFonts w:ascii="Consolas" w:eastAsia="Times New Roman" w:hAnsi="Consolas" w:cs="Times New Roman"/>
                          <w:sz w:val="20"/>
                          <w:szCs w:val="20"/>
                        </w:rPr>
                        <w:t>sim</w:t>
                      </w:r>
                      <w:proofErr w:type="spellEnd"/>
                      <w:r w:rsidRPr="00A2110D">
                        <w:rPr>
                          <w:rFonts w:ascii="Consolas" w:eastAsia="Times New Roman" w:hAnsi="Consolas" w:cs="Times New Roman"/>
                          <w:sz w:val="20"/>
                          <w:szCs w:val="20"/>
                        </w:rPr>
                        <w:t>(</w:t>
                      </w:r>
                      <w:proofErr w:type="gramEnd"/>
                      <w:r w:rsidRPr="00A2110D">
                        <w:rPr>
                          <w:rFonts w:ascii="Consolas" w:eastAsia="Times New Roman" w:hAnsi="Consolas" w:cs="Times New Roman"/>
                          <w:color w:val="AA04F9"/>
                          <w:sz w:val="20"/>
                          <w:szCs w:val="20"/>
                        </w:rPr>
                        <w:t>"</w:t>
                      </w:r>
                      <w:proofErr w:type="spellStart"/>
                      <w:r w:rsidRPr="00A2110D">
                        <w:rPr>
                          <w:rFonts w:ascii="Consolas" w:eastAsia="Times New Roman" w:hAnsi="Consolas" w:cs="Times New Roman"/>
                          <w:color w:val="AA04F9"/>
                          <w:sz w:val="20"/>
                          <w:szCs w:val="20"/>
                        </w:rPr>
                        <w:t>Final_model</w:t>
                      </w:r>
                      <w:proofErr w:type="spellEnd"/>
                      <w:r w:rsidRPr="00A2110D">
                        <w:rPr>
                          <w:rFonts w:ascii="Consolas" w:eastAsia="Times New Roman" w:hAnsi="Consolas" w:cs="Times New Roman"/>
                          <w:color w:val="AA04F9"/>
                          <w:sz w:val="20"/>
                          <w:szCs w:val="20"/>
                        </w:rPr>
                        <w:t>"</w:t>
                      </w:r>
                      <w:r w:rsidRPr="00A2110D">
                        <w:rPr>
                          <w:rFonts w:ascii="Consolas" w:eastAsia="Times New Roman" w:hAnsi="Consolas" w:cs="Times New Roman"/>
                          <w:sz w:val="20"/>
                          <w:szCs w:val="20"/>
                        </w:rPr>
                        <w:t>);</w:t>
                      </w:r>
                    </w:p>
                    <w:p w14:paraId="35CCE568" w14:textId="77777777" w:rsidR="002F3C67" w:rsidRPr="00A2110D" w:rsidRDefault="002F3C67" w:rsidP="00A2110D">
                      <w:pPr>
                        <w:spacing w:after="0" w:line="240" w:lineRule="auto"/>
                        <w:rPr>
                          <w:rFonts w:ascii="Consolas" w:eastAsia="Times New Roman" w:hAnsi="Consolas" w:cs="Times New Roman"/>
                          <w:sz w:val="20"/>
                          <w:szCs w:val="20"/>
                        </w:rPr>
                      </w:pPr>
                    </w:p>
                    <w:p w14:paraId="10899443"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r w:rsidRPr="00A2110D">
                        <w:rPr>
                          <w:rFonts w:ascii="Consolas" w:eastAsia="Times New Roman" w:hAnsi="Consolas" w:cs="Times New Roman"/>
                          <w:sz w:val="20"/>
                          <w:szCs w:val="20"/>
                        </w:rPr>
                        <w:t>t_s</w:t>
                      </w:r>
                      <w:proofErr w:type="spellEnd"/>
                      <w:r w:rsidRPr="00A2110D">
                        <w:rPr>
                          <w:rFonts w:ascii="Consolas" w:eastAsia="Times New Roman" w:hAnsi="Consolas" w:cs="Times New Roman"/>
                          <w:sz w:val="20"/>
                          <w:szCs w:val="20"/>
                        </w:rPr>
                        <w:t xml:space="preserve"> = 0:0.01:2.75;</w:t>
                      </w:r>
                    </w:p>
                    <w:p w14:paraId="09097AC7"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impulse</w:t>
                      </w:r>
                      <w:proofErr w:type="gramEnd"/>
                      <w:r w:rsidRPr="00A2110D">
                        <w:rPr>
                          <w:rFonts w:ascii="Consolas" w:eastAsia="Times New Roman" w:hAnsi="Consolas" w:cs="Times New Roman"/>
                          <w:sz w:val="20"/>
                          <w:szCs w:val="20"/>
                        </w:rPr>
                        <w:t xml:space="preserve"> = </w:t>
                      </w:r>
                      <w:proofErr w:type="spellStart"/>
                      <w:r w:rsidRPr="00A2110D">
                        <w:rPr>
                          <w:rFonts w:ascii="Consolas" w:eastAsia="Times New Roman" w:hAnsi="Consolas" w:cs="Times New Roman"/>
                          <w:sz w:val="20"/>
                          <w:szCs w:val="20"/>
                        </w:rPr>
                        <w:t>t_s</w:t>
                      </w:r>
                      <w:proofErr w:type="spellEnd"/>
                      <w:r w:rsidRPr="00A2110D">
                        <w:rPr>
                          <w:rFonts w:ascii="Consolas" w:eastAsia="Times New Roman" w:hAnsi="Consolas" w:cs="Times New Roman"/>
                          <w:sz w:val="20"/>
                          <w:szCs w:val="20"/>
                        </w:rPr>
                        <w:t>==1;</w:t>
                      </w:r>
                    </w:p>
                    <w:p w14:paraId="4BB7CCC1"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proofErr w:type="gramStart"/>
                      <w:r w:rsidRPr="00A2110D">
                        <w:rPr>
                          <w:rFonts w:ascii="Consolas" w:eastAsia="Times New Roman" w:hAnsi="Consolas" w:cs="Times New Roman"/>
                          <w:sz w:val="20"/>
                          <w:szCs w:val="20"/>
                        </w:rPr>
                        <w:t>unitstep</w:t>
                      </w:r>
                      <w:proofErr w:type="spellEnd"/>
                      <w:proofErr w:type="gramEnd"/>
                      <w:r w:rsidRPr="00A2110D">
                        <w:rPr>
                          <w:rFonts w:ascii="Consolas" w:eastAsia="Times New Roman" w:hAnsi="Consolas" w:cs="Times New Roman"/>
                          <w:sz w:val="20"/>
                          <w:szCs w:val="20"/>
                        </w:rPr>
                        <w:t xml:space="preserve"> = </w:t>
                      </w:r>
                      <w:proofErr w:type="spellStart"/>
                      <w:r w:rsidRPr="00A2110D">
                        <w:rPr>
                          <w:rFonts w:ascii="Consolas" w:eastAsia="Times New Roman" w:hAnsi="Consolas" w:cs="Times New Roman"/>
                          <w:sz w:val="20"/>
                          <w:szCs w:val="20"/>
                        </w:rPr>
                        <w:t>t_s</w:t>
                      </w:r>
                      <w:proofErr w:type="spellEnd"/>
                      <w:r w:rsidRPr="00A2110D">
                        <w:rPr>
                          <w:rFonts w:ascii="Consolas" w:eastAsia="Times New Roman" w:hAnsi="Consolas" w:cs="Times New Roman"/>
                          <w:sz w:val="20"/>
                          <w:szCs w:val="20"/>
                        </w:rPr>
                        <w:t xml:space="preserve">&gt;=1; </w:t>
                      </w:r>
                      <w:r w:rsidRPr="00A2110D">
                        <w:rPr>
                          <w:rFonts w:ascii="Consolas" w:eastAsia="Times New Roman" w:hAnsi="Consolas" w:cs="Times New Roman"/>
                          <w:color w:val="028009"/>
                          <w:sz w:val="20"/>
                          <w:szCs w:val="20"/>
                        </w:rPr>
                        <w:t>%for a step input</w:t>
                      </w:r>
                    </w:p>
                    <w:p w14:paraId="6536E53F"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figure</w:t>
                      </w:r>
                      <w:proofErr w:type="gramEnd"/>
                      <w:r w:rsidRPr="00A2110D">
                        <w:rPr>
                          <w:rFonts w:ascii="Consolas" w:eastAsia="Times New Roman" w:hAnsi="Consolas" w:cs="Times New Roman"/>
                          <w:sz w:val="20"/>
                          <w:szCs w:val="20"/>
                        </w:rPr>
                        <w:t>;</w:t>
                      </w:r>
                    </w:p>
                    <w:p w14:paraId="060599A0"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plot(</w:t>
                      </w:r>
                      <w:proofErr w:type="spellStart"/>
                      <w:proofErr w:type="gramEnd"/>
                      <w:r w:rsidRPr="00A2110D">
                        <w:rPr>
                          <w:rFonts w:ascii="Consolas" w:eastAsia="Times New Roman" w:hAnsi="Consolas" w:cs="Times New Roman"/>
                          <w:sz w:val="20"/>
                          <w:szCs w:val="20"/>
                        </w:rPr>
                        <w:t>t_s,unitstep</w:t>
                      </w:r>
                      <w:proofErr w:type="spellEnd"/>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'LineWidth'</w:t>
                      </w:r>
                      <w:r w:rsidRPr="00A2110D">
                        <w:rPr>
                          <w:rFonts w:ascii="Consolas" w:eastAsia="Times New Roman" w:hAnsi="Consolas" w:cs="Times New Roman"/>
                          <w:sz w:val="20"/>
                          <w:szCs w:val="20"/>
                        </w:rPr>
                        <w:t xml:space="preserve">,2); hold </w:t>
                      </w:r>
                      <w:r w:rsidRPr="00A2110D">
                        <w:rPr>
                          <w:rFonts w:ascii="Consolas" w:eastAsia="Times New Roman" w:hAnsi="Consolas" w:cs="Times New Roman"/>
                          <w:color w:val="AA04F9"/>
                          <w:sz w:val="20"/>
                          <w:szCs w:val="20"/>
                        </w:rPr>
                        <w:t>on</w:t>
                      </w:r>
                      <w:r w:rsidRPr="00A2110D">
                        <w:rPr>
                          <w:rFonts w:ascii="Consolas" w:eastAsia="Times New Roman" w:hAnsi="Consolas" w:cs="Times New Roman"/>
                          <w:sz w:val="20"/>
                          <w:szCs w:val="20"/>
                        </w:rPr>
                        <w:t>;</w:t>
                      </w:r>
                    </w:p>
                    <w:p w14:paraId="1FE34CA5" w14:textId="77777777" w:rsidR="002F3C67" w:rsidRPr="00A2110D" w:rsidRDefault="002F3C67" w:rsidP="00A2110D">
                      <w:pPr>
                        <w:spacing w:after="0" w:line="240" w:lineRule="auto"/>
                        <w:rPr>
                          <w:rFonts w:ascii="Consolas" w:eastAsia="Times New Roman" w:hAnsi="Consolas" w:cs="Times New Roman"/>
                          <w:sz w:val="20"/>
                          <w:szCs w:val="20"/>
                        </w:rPr>
                      </w:pPr>
                    </w:p>
                    <w:p w14:paraId="6E000E49"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plot(</w:t>
                      </w:r>
                      <w:proofErr w:type="spellStart"/>
                      <w:proofErr w:type="gramEnd"/>
                      <w:r w:rsidRPr="00A2110D">
                        <w:rPr>
                          <w:rFonts w:ascii="Consolas" w:eastAsia="Times New Roman" w:hAnsi="Consolas" w:cs="Times New Roman"/>
                          <w:sz w:val="20"/>
                          <w:szCs w:val="20"/>
                        </w:rPr>
                        <w:t>t,theta</w:t>
                      </w:r>
                      <w:proofErr w:type="spellEnd"/>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'LineWidth'</w:t>
                      </w:r>
                      <w:r w:rsidRPr="00A2110D">
                        <w:rPr>
                          <w:rFonts w:ascii="Consolas" w:eastAsia="Times New Roman" w:hAnsi="Consolas" w:cs="Times New Roman"/>
                          <w:sz w:val="20"/>
                          <w:szCs w:val="20"/>
                        </w:rPr>
                        <w:t xml:space="preserve">,2);hold </w:t>
                      </w:r>
                      <w:r w:rsidRPr="00A2110D">
                        <w:rPr>
                          <w:rFonts w:ascii="Consolas" w:eastAsia="Times New Roman" w:hAnsi="Consolas" w:cs="Times New Roman"/>
                          <w:color w:val="AA04F9"/>
                          <w:sz w:val="20"/>
                          <w:szCs w:val="20"/>
                        </w:rPr>
                        <w:t>on</w:t>
                      </w:r>
                      <w:r w:rsidRPr="00A2110D">
                        <w:rPr>
                          <w:rFonts w:ascii="Consolas" w:eastAsia="Times New Roman" w:hAnsi="Consolas" w:cs="Times New Roman"/>
                          <w:sz w:val="20"/>
                          <w:szCs w:val="20"/>
                        </w:rPr>
                        <w:t>;</w:t>
                      </w:r>
                    </w:p>
                    <w:p w14:paraId="1330F724" w14:textId="77777777" w:rsidR="002F3C67" w:rsidRPr="00A2110D" w:rsidRDefault="002F3C67" w:rsidP="00A2110D">
                      <w:pPr>
                        <w:spacing w:after="0" w:line="240" w:lineRule="auto"/>
                        <w:rPr>
                          <w:rFonts w:ascii="Consolas" w:eastAsia="Times New Roman" w:hAnsi="Consolas" w:cs="Times New Roman"/>
                          <w:sz w:val="20"/>
                          <w:szCs w:val="20"/>
                        </w:rPr>
                      </w:pPr>
                    </w:p>
                    <w:p w14:paraId="5885D3DA"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plot(</w:t>
                      </w:r>
                      <w:proofErr w:type="gramEnd"/>
                      <w:r w:rsidRPr="00A2110D">
                        <w:rPr>
                          <w:rFonts w:ascii="Consolas" w:eastAsia="Times New Roman" w:hAnsi="Consolas" w:cs="Times New Roman"/>
                          <w:sz w:val="20"/>
                          <w:szCs w:val="20"/>
                        </w:rPr>
                        <w:t xml:space="preserve">t, omega, </w:t>
                      </w:r>
                      <w:r w:rsidRPr="00A2110D">
                        <w:rPr>
                          <w:rFonts w:ascii="Consolas" w:eastAsia="Times New Roman" w:hAnsi="Consolas" w:cs="Times New Roman"/>
                          <w:color w:val="AA04F9"/>
                          <w:sz w:val="20"/>
                          <w:szCs w:val="20"/>
                        </w:rPr>
                        <w:t>'LineWidth'</w:t>
                      </w:r>
                      <w:r w:rsidRPr="00A2110D">
                        <w:rPr>
                          <w:rFonts w:ascii="Consolas" w:eastAsia="Times New Roman" w:hAnsi="Consolas" w:cs="Times New Roman"/>
                          <w:sz w:val="20"/>
                          <w:szCs w:val="20"/>
                        </w:rPr>
                        <w:t xml:space="preserve">,2); hold </w:t>
                      </w:r>
                      <w:r w:rsidRPr="00A2110D">
                        <w:rPr>
                          <w:rFonts w:ascii="Consolas" w:eastAsia="Times New Roman" w:hAnsi="Consolas" w:cs="Times New Roman"/>
                          <w:color w:val="AA04F9"/>
                          <w:sz w:val="20"/>
                          <w:szCs w:val="20"/>
                        </w:rPr>
                        <w:t>on</w:t>
                      </w:r>
                      <w:r w:rsidRPr="00A2110D">
                        <w:rPr>
                          <w:rFonts w:ascii="Consolas" w:eastAsia="Times New Roman" w:hAnsi="Consolas" w:cs="Times New Roman"/>
                          <w:sz w:val="20"/>
                          <w:szCs w:val="20"/>
                        </w:rPr>
                        <w:t>;</w:t>
                      </w:r>
                    </w:p>
                    <w:p w14:paraId="211D3FBE" w14:textId="77777777" w:rsidR="002F3C67" w:rsidRPr="00A2110D" w:rsidRDefault="002F3C67" w:rsidP="00A2110D">
                      <w:pPr>
                        <w:spacing w:after="0" w:line="240" w:lineRule="auto"/>
                        <w:rPr>
                          <w:rFonts w:ascii="Consolas" w:eastAsia="Times New Roman" w:hAnsi="Consolas" w:cs="Times New Roman"/>
                          <w:sz w:val="20"/>
                          <w:szCs w:val="20"/>
                        </w:rPr>
                      </w:pPr>
                    </w:p>
                    <w:p w14:paraId="7A2324ED"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r w:rsidRPr="00A2110D">
                        <w:rPr>
                          <w:rFonts w:ascii="Consolas" w:eastAsia="Times New Roman" w:hAnsi="Consolas" w:cs="Times New Roman"/>
                          <w:sz w:val="20"/>
                          <w:szCs w:val="20"/>
                        </w:rPr>
                        <w:t>sample_t</w:t>
                      </w:r>
                      <w:proofErr w:type="spellEnd"/>
                      <w:r w:rsidRPr="00A2110D">
                        <w:rPr>
                          <w:rFonts w:ascii="Consolas" w:eastAsia="Times New Roman" w:hAnsi="Consolas" w:cs="Times New Roman"/>
                          <w:sz w:val="20"/>
                          <w:szCs w:val="20"/>
                        </w:rPr>
                        <w:t xml:space="preserve"> = (sample/10^6)-4.580472+1;</w:t>
                      </w:r>
                    </w:p>
                    <w:p w14:paraId="314C8E30"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rad</w:t>
                      </w:r>
                      <w:proofErr w:type="gramEnd"/>
                      <w:r w:rsidRPr="00A2110D">
                        <w:rPr>
                          <w:rFonts w:ascii="Consolas" w:eastAsia="Times New Roman" w:hAnsi="Consolas" w:cs="Times New Roman"/>
                          <w:sz w:val="20"/>
                          <w:szCs w:val="20"/>
                        </w:rPr>
                        <w:t xml:space="preserve"> = -(Degrees-29).*2*pi/360;</w:t>
                      </w:r>
                    </w:p>
                    <w:p w14:paraId="60F7851A"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plot(</w:t>
                      </w:r>
                      <w:proofErr w:type="spellStart"/>
                      <w:proofErr w:type="gramEnd"/>
                      <w:r w:rsidRPr="00A2110D">
                        <w:rPr>
                          <w:rFonts w:ascii="Consolas" w:eastAsia="Times New Roman" w:hAnsi="Consolas" w:cs="Times New Roman"/>
                          <w:sz w:val="20"/>
                          <w:szCs w:val="20"/>
                        </w:rPr>
                        <w:t>sample_t,rad</w:t>
                      </w:r>
                      <w:proofErr w:type="spellEnd"/>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'LineWidth'</w:t>
                      </w:r>
                      <w:r w:rsidRPr="00A2110D">
                        <w:rPr>
                          <w:rFonts w:ascii="Consolas" w:eastAsia="Times New Roman" w:hAnsi="Consolas" w:cs="Times New Roman"/>
                          <w:sz w:val="20"/>
                          <w:szCs w:val="20"/>
                        </w:rPr>
                        <w:t>,2);</w:t>
                      </w:r>
                    </w:p>
                    <w:p w14:paraId="12BA2318"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legend(</w:t>
                      </w:r>
                      <w:proofErr w:type="gramEnd"/>
                      <w:r w:rsidRPr="00A2110D">
                        <w:rPr>
                          <w:rFonts w:ascii="Consolas" w:eastAsia="Times New Roman" w:hAnsi="Consolas" w:cs="Times New Roman"/>
                          <w:color w:val="AA04F9"/>
                          <w:sz w:val="20"/>
                          <w:szCs w:val="20"/>
                        </w:rPr>
                        <w:t>"Step Voltage(V)"</w:t>
                      </w:r>
                      <w:r w:rsidRPr="00A2110D">
                        <w:rPr>
                          <w:rFonts w:ascii="Consolas" w:eastAsia="Times New Roman" w:hAnsi="Consolas" w:cs="Times New Roman"/>
                          <w:sz w:val="20"/>
                          <w:szCs w:val="20"/>
                        </w:rPr>
                        <w:t>,</w:t>
                      </w:r>
                      <w:r w:rsidRPr="00A2110D">
                        <w:rPr>
                          <w:rFonts w:ascii="Consolas" w:eastAsia="Times New Roman" w:hAnsi="Consolas" w:cs="Times New Roman"/>
                          <w:color w:val="AA04F9"/>
                          <w:sz w:val="20"/>
                          <w:szCs w:val="20"/>
                        </w:rPr>
                        <w:t>"Modelled {\theta}(rad)"</w:t>
                      </w:r>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"Modelled {\omega}(rad/s)"</w:t>
                      </w:r>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"Actual {\theta}(rad)"</w:t>
                      </w:r>
                      <w:r w:rsidRPr="00A2110D">
                        <w:rPr>
                          <w:rFonts w:ascii="Consolas" w:eastAsia="Times New Roman" w:hAnsi="Consolas" w:cs="Times New Roman"/>
                          <w:sz w:val="20"/>
                          <w:szCs w:val="20"/>
                        </w:rPr>
                        <w:t>);</w:t>
                      </w:r>
                    </w:p>
                    <w:p w14:paraId="09E111BC"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proofErr w:type="gramStart"/>
                      <w:r w:rsidRPr="00A2110D">
                        <w:rPr>
                          <w:rFonts w:ascii="Consolas" w:eastAsia="Times New Roman" w:hAnsi="Consolas" w:cs="Times New Roman"/>
                          <w:sz w:val="20"/>
                          <w:szCs w:val="20"/>
                        </w:rPr>
                        <w:t>xlabel</w:t>
                      </w:r>
                      <w:proofErr w:type="spellEnd"/>
                      <w:r w:rsidRPr="00A2110D">
                        <w:rPr>
                          <w:rFonts w:ascii="Consolas" w:eastAsia="Times New Roman" w:hAnsi="Consolas" w:cs="Times New Roman"/>
                          <w:sz w:val="20"/>
                          <w:szCs w:val="20"/>
                        </w:rPr>
                        <w:t>(</w:t>
                      </w:r>
                      <w:proofErr w:type="gramEnd"/>
                      <w:r w:rsidRPr="00A2110D">
                        <w:rPr>
                          <w:rFonts w:ascii="Consolas" w:eastAsia="Times New Roman" w:hAnsi="Consolas" w:cs="Times New Roman"/>
                          <w:color w:val="AA04F9"/>
                          <w:sz w:val="20"/>
                          <w:szCs w:val="20"/>
                        </w:rPr>
                        <w:t>"Time (s)"</w:t>
                      </w:r>
                      <w:r w:rsidRPr="00A2110D">
                        <w:rPr>
                          <w:rFonts w:ascii="Consolas" w:eastAsia="Times New Roman" w:hAnsi="Consolas" w:cs="Times New Roman"/>
                          <w:sz w:val="20"/>
                          <w:szCs w:val="20"/>
                        </w:rPr>
                        <w:t>);</w:t>
                      </w:r>
                    </w:p>
                    <w:p w14:paraId="1A720DC0"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proofErr w:type="gramStart"/>
                      <w:r w:rsidRPr="00A2110D">
                        <w:rPr>
                          <w:rFonts w:ascii="Consolas" w:eastAsia="Times New Roman" w:hAnsi="Consolas" w:cs="Times New Roman"/>
                          <w:sz w:val="20"/>
                          <w:szCs w:val="20"/>
                        </w:rPr>
                        <w:t>ylabel</w:t>
                      </w:r>
                      <w:proofErr w:type="spellEnd"/>
                      <w:r w:rsidRPr="00A2110D">
                        <w:rPr>
                          <w:rFonts w:ascii="Consolas" w:eastAsia="Times New Roman" w:hAnsi="Consolas" w:cs="Times New Roman"/>
                          <w:sz w:val="20"/>
                          <w:szCs w:val="20"/>
                        </w:rPr>
                        <w:t>(</w:t>
                      </w:r>
                      <w:proofErr w:type="gramEnd"/>
                      <w:r w:rsidRPr="00A2110D">
                        <w:rPr>
                          <w:rFonts w:ascii="Consolas" w:eastAsia="Times New Roman" w:hAnsi="Consolas" w:cs="Times New Roman"/>
                          <w:color w:val="AA04F9"/>
                          <w:sz w:val="20"/>
                          <w:szCs w:val="20"/>
                        </w:rPr>
                        <w:t>"Amplitude"</w:t>
                      </w:r>
                      <w:r w:rsidRPr="00A2110D">
                        <w:rPr>
                          <w:rFonts w:ascii="Consolas" w:eastAsia="Times New Roman" w:hAnsi="Consolas" w:cs="Times New Roman"/>
                          <w:sz w:val="20"/>
                          <w:szCs w:val="20"/>
                        </w:rPr>
                        <w:t>);</w:t>
                      </w:r>
                    </w:p>
                    <w:p w14:paraId="248637EC"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title(</w:t>
                      </w:r>
                      <w:proofErr w:type="gramEnd"/>
                      <w:r w:rsidRPr="00A2110D">
                        <w:rPr>
                          <w:rFonts w:ascii="Consolas" w:eastAsia="Times New Roman" w:hAnsi="Consolas" w:cs="Times New Roman"/>
                          <w:color w:val="AA04F9"/>
                          <w:sz w:val="20"/>
                          <w:szCs w:val="20"/>
                        </w:rPr>
                        <w:t>"100% Duty Cycle"</w:t>
                      </w:r>
                      <w:r w:rsidRPr="00A2110D">
                        <w:rPr>
                          <w:rFonts w:ascii="Consolas" w:eastAsia="Times New Roman" w:hAnsi="Consolas" w:cs="Times New Roman"/>
                          <w:sz w:val="20"/>
                          <w:szCs w:val="20"/>
                        </w:rPr>
                        <w:t>);</w:t>
                      </w:r>
                    </w:p>
                    <w:p w14:paraId="4C1C22EA" w14:textId="77777777" w:rsidR="002F3C67" w:rsidRPr="00A2110D" w:rsidRDefault="002F3C67" w:rsidP="00A2110D">
                      <w:pPr>
                        <w:spacing w:after="0" w:line="240" w:lineRule="auto"/>
                        <w:rPr>
                          <w:rFonts w:ascii="Consolas" w:eastAsia="Times New Roman" w:hAnsi="Consolas" w:cs="Times New Roman"/>
                          <w:sz w:val="20"/>
                          <w:szCs w:val="20"/>
                        </w:rPr>
                      </w:pPr>
                    </w:p>
                    <w:p w14:paraId="6E743E1A" w14:textId="77777777" w:rsidR="002F3C67" w:rsidRPr="00A2110D" w:rsidRDefault="002F3C67" w:rsidP="00A2110D">
                      <w:pPr>
                        <w:spacing w:after="0" w:line="240" w:lineRule="auto"/>
                        <w:rPr>
                          <w:rFonts w:ascii="Consolas" w:eastAsia="Times New Roman" w:hAnsi="Consolas" w:cs="Times New Roman"/>
                          <w:sz w:val="20"/>
                          <w:szCs w:val="20"/>
                        </w:rPr>
                      </w:pPr>
                    </w:p>
                    <w:p w14:paraId="3EB51FE5" w14:textId="605FF235" w:rsidR="002F3C67" w:rsidRDefault="002F3C67"/>
                  </w:txbxContent>
                </v:textbox>
                <w10:wrap type="square"/>
              </v:shape>
            </w:pict>
          </mc:Fallback>
        </mc:AlternateContent>
      </w:r>
      <w:proofErr w:type="spellStart"/>
      <w:r w:rsidRPr="00A2110D">
        <w:rPr>
          <w:rFonts w:ascii="Times New Roman" w:hAnsi="Times New Roman" w:cs="Times New Roman"/>
          <w:b/>
          <w:sz w:val="24"/>
        </w:rPr>
        <w:t>Matlab</w:t>
      </w:r>
      <w:proofErr w:type="spellEnd"/>
      <w:r w:rsidRPr="00A2110D">
        <w:rPr>
          <w:rFonts w:ascii="Times New Roman" w:hAnsi="Times New Roman" w:cs="Times New Roman"/>
          <w:b/>
          <w:sz w:val="24"/>
        </w:rPr>
        <w:t xml:space="preserve"> Code</w:t>
      </w:r>
    </w:p>
    <w:p w14:paraId="1C9677D3" w14:textId="09344F47" w:rsidR="00A2110D" w:rsidRPr="00A2110D" w:rsidRDefault="00A2110D" w:rsidP="00A2110D">
      <w:pPr>
        <w:rPr>
          <w:rFonts w:ascii="Times New Roman" w:hAnsi="Times New Roman" w:cs="Times New Roman"/>
          <w:b/>
          <w:sz w:val="24"/>
        </w:rPr>
      </w:pPr>
      <w:r w:rsidRPr="00A2110D">
        <w:rPr>
          <w:rFonts w:ascii="Times New Roman" w:hAnsi="Times New Roman" w:cs="Times New Roman"/>
          <w:b/>
          <w:sz w:val="24"/>
        </w:rPr>
        <w:t>Graph</w:t>
      </w:r>
    </w:p>
    <w:p w14:paraId="59345EBD" w14:textId="77777777" w:rsidR="00127DED" w:rsidRDefault="00127DED" w:rsidP="00127DED">
      <w:pPr>
        <w:keepNext/>
        <w:spacing w:after="0" w:line="240" w:lineRule="auto"/>
      </w:pPr>
      <w:r w:rsidRPr="00127DED">
        <w:rPr>
          <w:rFonts w:ascii="Times New Roman" w:eastAsia="Times New Roman" w:hAnsi="Times New Roman" w:cs="Times New Roman"/>
          <w:noProof/>
          <w:color w:val="000000"/>
          <w:sz w:val="24"/>
          <w:szCs w:val="24"/>
        </w:rPr>
        <w:lastRenderedPageBreak/>
        <w:drawing>
          <wp:inline distT="0" distB="0" distL="0" distR="0" wp14:anchorId="02B7C470" wp14:editId="40D94D12">
            <wp:extent cx="5936450" cy="3162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9679" cy="3180001"/>
                    </a:xfrm>
                    <a:prstGeom prst="rect">
                      <a:avLst/>
                    </a:prstGeom>
                  </pic:spPr>
                </pic:pic>
              </a:graphicData>
            </a:graphic>
          </wp:inline>
        </w:drawing>
      </w:r>
    </w:p>
    <w:p w14:paraId="4497F720" w14:textId="7F6C32B1" w:rsidR="00127DED" w:rsidRDefault="5BD6A73A" w:rsidP="00127DED">
      <w:pPr>
        <w:pStyle w:val="Caption"/>
        <w:jc w:val="center"/>
      </w:pPr>
      <w:r>
        <w:t xml:space="preserve">Figure </w:t>
      </w:r>
      <w:r w:rsidR="00127DED">
        <w:fldChar w:fldCharType="begin"/>
      </w:r>
      <w:r w:rsidR="00127DED">
        <w:instrText xml:space="preserve"> SEQ Figure \* ARABIC </w:instrText>
      </w:r>
      <w:r w:rsidR="00127DED">
        <w:fldChar w:fldCharType="separate"/>
      </w:r>
      <w:r w:rsidR="004F6ACB">
        <w:rPr>
          <w:noProof/>
        </w:rPr>
        <w:t>9</w:t>
      </w:r>
      <w:r w:rsidR="00127DED">
        <w:fldChar w:fldCharType="end"/>
      </w:r>
      <w:r>
        <w:t>: K</w:t>
      </w:r>
      <w:r w:rsidR="00AD7A5F">
        <w:rPr>
          <w:vertAlign w:val="subscript"/>
        </w:rPr>
        <w:t>1</w:t>
      </w:r>
      <w:r w:rsidR="00AD7A5F">
        <w:t xml:space="preserve"> = 80, </w:t>
      </w:r>
      <w:r w:rsidR="00AD7A5F">
        <w:rPr>
          <w:rFonts w:cstheme="minorHAnsi"/>
        </w:rPr>
        <w:t>τ</w:t>
      </w:r>
      <w:r w:rsidR="00AD7A5F">
        <w:rPr>
          <w:vertAlign w:val="subscript"/>
        </w:rPr>
        <w:t>1</w:t>
      </w:r>
      <w:r>
        <w:t xml:space="preserve"> = 0.6</w:t>
      </w:r>
      <w:r w:rsidR="00AD7A5F">
        <w:t>s</w:t>
      </w:r>
    </w:p>
    <w:p w14:paraId="0A022F06" w14:textId="77777777" w:rsidR="002F3C67" w:rsidRDefault="00A2110D" w:rsidP="00A2110D">
      <w:pPr>
        <w:rPr>
          <w:b/>
        </w:rPr>
      </w:pPr>
      <w:r w:rsidRPr="00A2110D">
        <w:rPr>
          <w:b/>
          <w:noProof/>
        </w:rPr>
        <mc:AlternateContent>
          <mc:Choice Requires="wps">
            <w:drawing>
              <wp:anchor distT="45720" distB="45720" distL="114300" distR="114300" simplePos="0" relativeHeight="251663360" behindDoc="0" locked="0" layoutInCell="1" allowOverlap="1" wp14:anchorId="49F614D3" wp14:editId="6F70F1AB">
                <wp:simplePos x="0" y="0"/>
                <wp:positionH relativeFrom="column">
                  <wp:posOffset>0</wp:posOffset>
                </wp:positionH>
                <wp:positionV relativeFrom="paragraph">
                  <wp:posOffset>264159</wp:posOffset>
                </wp:positionV>
                <wp:extent cx="6124575" cy="450532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4505325"/>
                        </a:xfrm>
                        <a:prstGeom prst="rect">
                          <a:avLst/>
                        </a:prstGeom>
                        <a:solidFill>
                          <a:srgbClr val="FFFFFF"/>
                        </a:solidFill>
                        <a:ln w="9525">
                          <a:solidFill>
                            <a:srgbClr val="000000"/>
                          </a:solidFill>
                          <a:miter lim="800000"/>
                          <a:headEnd/>
                          <a:tailEnd/>
                        </a:ln>
                      </wps:spPr>
                      <wps:txbx>
                        <w:txbxContent>
                          <w:p w14:paraId="12C2FF4F" w14:textId="0B43BA7B" w:rsidR="002F3C67" w:rsidRPr="00A2110D" w:rsidRDefault="002F3C67" w:rsidP="00A2110D">
                            <w:pPr>
                              <w:rPr>
                                <w:rFonts w:ascii="Consolas" w:eastAsia="Times New Roman" w:hAnsi="Consolas" w:cs="Times New Roman"/>
                                <w:sz w:val="20"/>
                                <w:szCs w:val="20"/>
                              </w:rPr>
                            </w:pPr>
                            <w:r w:rsidRPr="00A2110D">
                              <w:rPr>
                                <w:rFonts w:ascii="Consolas" w:eastAsia="Times New Roman" w:hAnsi="Consolas" w:cs="Times New Roman"/>
                                <w:sz w:val="20"/>
                                <w:szCs w:val="20"/>
                              </w:rPr>
                              <w:t xml:space="preserve">L=0.050; </w:t>
                            </w:r>
                            <w:r w:rsidRPr="00A2110D">
                              <w:rPr>
                                <w:rFonts w:ascii="Consolas" w:eastAsia="Times New Roman" w:hAnsi="Consolas" w:cs="Times New Roman"/>
                                <w:color w:val="028009"/>
                                <w:sz w:val="20"/>
                                <w:szCs w:val="20"/>
                              </w:rPr>
                              <w:t>% length of beam - 50mm, mass of beam = 147.24 g, mass of motor = 10.88 g</w:t>
                            </w:r>
                          </w:p>
                          <w:p w14:paraId="5DC93424"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r w:rsidRPr="00A2110D">
                              <w:rPr>
                                <w:rFonts w:ascii="Consolas" w:eastAsia="Times New Roman" w:hAnsi="Consolas" w:cs="Times New Roman"/>
                                <w:sz w:val="20"/>
                                <w:szCs w:val="20"/>
                              </w:rPr>
                              <w:t>Ja</w:t>
                            </w:r>
                            <w:proofErr w:type="spellEnd"/>
                            <w:r w:rsidRPr="00A2110D">
                              <w:rPr>
                                <w:rFonts w:ascii="Consolas" w:eastAsia="Times New Roman" w:hAnsi="Consolas" w:cs="Times New Roman"/>
                                <w:sz w:val="20"/>
                                <w:szCs w:val="20"/>
                              </w:rPr>
                              <w:t xml:space="preserve"> = 1/12*(147*10^-3)*(50*10^-3</w:t>
                            </w:r>
                            <w:proofErr w:type="gramStart"/>
                            <w:r w:rsidRPr="00A2110D">
                              <w:rPr>
                                <w:rFonts w:ascii="Consolas" w:eastAsia="Times New Roman" w:hAnsi="Consolas" w:cs="Times New Roman"/>
                                <w:sz w:val="20"/>
                                <w:szCs w:val="20"/>
                              </w:rPr>
                              <w:t>)^</w:t>
                            </w:r>
                            <w:proofErr w:type="gramEnd"/>
                            <w:r w:rsidRPr="00A2110D">
                              <w:rPr>
                                <w:rFonts w:ascii="Consolas" w:eastAsia="Times New Roman" w:hAnsi="Consolas" w:cs="Times New Roman"/>
                                <w:sz w:val="20"/>
                                <w:szCs w:val="20"/>
                              </w:rPr>
                              <w:t xml:space="preserve">2; </w:t>
                            </w:r>
                            <w:r w:rsidRPr="00A2110D">
                              <w:rPr>
                                <w:rFonts w:ascii="Consolas" w:eastAsia="Times New Roman" w:hAnsi="Consolas" w:cs="Times New Roman"/>
                                <w:color w:val="028009"/>
                                <w:sz w:val="20"/>
                                <w:szCs w:val="20"/>
                              </w:rPr>
                              <w:t>% Moment of inertia of Arm/Beam; J = 1/12 *</w:t>
                            </w:r>
                            <w:proofErr w:type="spellStart"/>
                            <w:r w:rsidRPr="00A2110D">
                              <w:rPr>
                                <w:rFonts w:ascii="Consolas" w:eastAsia="Times New Roman" w:hAnsi="Consolas" w:cs="Times New Roman"/>
                                <w:color w:val="028009"/>
                                <w:sz w:val="20"/>
                                <w:szCs w:val="20"/>
                              </w:rPr>
                              <w:t>m_b</w:t>
                            </w:r>
                            <w:proofErr w:type="spellEnd"/>
                            <w:r w:rsidRPr="00A2110D">
                              <w:rPr>
                                <w:rFonts w:ascii="Consolas" w:eastAsia="Times New Roman" w:hAnsi="Consolas" w:cs="Times New Roman"/>
                                <w:color w:val="028009"/>
                                <w:sz w:val="20"/>
                                <w:szCs w:val="20"/>
                              </w:rPr>
                              <w:t>*L^2</w:t>
                            </w:r>
                          </w:p>
                          <w:p w14:paraId="0AE23CFF"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r w:rsidRPr="00A2110D">
                              <w:rPr>
                                <w:rFonts w:ascii="Consolas" w:eastAsia="Times New Roman" w:hAnsi="Consolas" w:cs="Times New Roman"/>
                                <w:sz w:val="20"/>
                                <w:szCs w:val="20"/>
                              </w:rPr>
                              <w:t>Jr</w:t>
                            </w:r>
                            <w:proofErr w:type="spellEnd"/>
                            <w:r w:rsidRPr="00A2110D">
                              <w:rPr>
                                <w:rFonts w:ascii="Consolas" w:eastAsia="Times New Roman" w:hAnsi="Consolas" w:cs="Times New Roman"/>
                                <w:sz w:val="20"/>
                                <w:szCs w:val="20"/>
                              </w:rPr>
                              <w:t xml:space="preserve"> = 1/2*0.01088*(50*10^-3</w:t>
                            </w:r>
                            <w:proofErr w:type="gramStart"/>
                            <w:r w:rsidRPr="00A2110D">
                              <w:rPr>
                                <w:rFonts w:ascii="Consolas" w:eastAsia="Times New Roman" w:hAnsi="Consolas" w:cs="Times New Roman"/>
                                <w:sz w:val="20"/>
                                <w:szCs w:val="20"/>
                              </w:rPr>
                              <w:t>)^</w:t>
                            </w:r>
                            <w:proofErr w:type="gramEnd"/>
                            <w:r w:rsidRPr="00A2110D">
                              <w:rPr>
                                <w:rFonts w:ascii="Consolas" w:eastAsia="Times New Roman" w:hAnsi="Consolas" w:cs="Times New Roman"/>
                                <w:sz w:val="20"/>
                                <w:szCs w:val="20"/>
                              </w:rPr>
                              <w:t xml:space="preserve">2; </w:t>
                            </w:r>
                            <w:r w:rsidRPr="00A2110D">
                              <w:rPr>
                                <w:rFonts w:ascii="Consolas" w:eastAsia="Times New Roman" w:hAnsi="Consolas" w:cs="Times New Roman"/>
                                <w:color w:val="028009"/>
                                <w:sz w:val="20"/>
                                <w:szCs w:val="20"/>
                              </w:rPr>
                              <w:t xml:space="preserve">% Moment of inertia of motors acting as point masses </w:t>
                            </w:r>
                            <w:proofErr w:type="spellStart"/>
                            <w:r w:rsidRPr="00A2110D">
                              <w:rPr>
                                <w:rFonts w:ascii="Consolas" w:eastAsia="Times New Roman" w:hAnsi="Consolas" w:cs="Times New Roman"/>
                                <w:color w:val="028009"/>
                                <w:sz w:val="20"/>
                                <w:szCs w:val="20"/>
                              </w:rPr>
                              <w:t>serperated</w:t>
                            </w:r>
                            <w:proofErr w:type="spellEnd"/>
                            <w:r w:rsidRPr="00A2110D">
                              <w:rPr>
                                <w:rFonts w:ascii="Consolas" w:eastAsia="Times New Roman" w:hAnsi="Consolas" w:cs="Times New Roman"/>
                                <w:color w:val="028009"/>
                                <w:sz w:val="20"/>
                                <w:szCs w:val="20"/>
                              </w:rPr>
                              <w:t xml:space="preserve"> by distance L J=1/2 *</w:t>
                            </w:r>
                            <w:proofErr w:type="spellStart"/>
                            <w:r w:rsidRPr="00A2110D">
                              <w:rPr>
                                <w:rFonts w:ascii="Consolas" w:eastAsia="Times New Roman" w:hAnsi="Consolas" w:cs="Times New Roman"/>
                                <w:color w:val="028009"/>
                                <w:sz w:val="20"/>
                                <w:szCs w:val="20"/>
                              </w:rPr>
                              <w:t>m_m</w:t>
                            </w:r>
                            <w:proofErr w:type="spellEnd"/>
                            <w:r w:rsidRPr="00A2110D">
                              <w:rPr>
                                <w:rFonts w:ascii="Consolas" w:eastAsia="Times New Roman" w:hAnsi="Consolas" w:cs="Times New Roman"/>
                                <w:color w:val="028009"/>
                                <w:sz w:val="20"/>
                                <w:szCs w:val="20"/>
                              </w:rPr>
                              <w:t>*L^2</w:t>
                            </w:r>
                          </w:p>
                          <w:p w14:paraId="244AB60A" w14:textId="77777777" w:rsidR="002F3C67" w:rsidRPr="00A2110D" w:rsidRDefault="002F3C67" w:rsidP="00A2110D">
                            <w:pPr>
                              <w:spacing w:after="0" w:line="240" w:lineRule="auto"/>
                              <w:rPr>
                                <w:rFonts w:ascii="Consolas" w:eastAsia="Times New Roman" w:hAnsi="Consolas" w:cs="Times New Roman"/>
                                <w:sz w:val="20"/>
                                <w:szCs w:val="20"/>
                              </w:rPr>
                            </w:pPr>
                            <w:r w:rsidRPr="00A2110D">
                              <w:rPr>
                                <w:rFonts w:ascii="Consolas" w:eastAsia="Times New Roman" w:hAnsi="Consolas" w:cs="Times New Roman"/>
                                <w:sz w:val="20"/>
                                <w:szCs w:val="20"/>
                              </w:rPr>
                              <w:t xml:space="preserve">J = </w:t>
                            </w:r>
                            <w:proofErr w:type="spellStart"/>
                            <w:proofErr w:type="gramStart"/>
                            <w:r w:rsidRPr="00A2110D">
                              <w:rPr>
                                <w:rFonts w:ascii="Consolas" w:eastAsia="Times New Roman" w:hAnsi="Consolas" w:cs="Times New Roman"/>
                                <w:sz w:val="20"/>
                                <w:szCs w:val="20"/>
                              </w:rPr>
                              <w:t>Ja</w:t>
                            </w:r>
                            <w:proofErr w:type="spellEnd"/>
                            <w:proofErr w:type="gramEnd"/>
                            <w:r w:rsidRPr="00A2110D">
                              <w:rPr>
                                <w:rFonts w:ascii="Consolas" w:eastAsia="Times New Roman" w:hAnsi="Consolas" w:cs="Times New Roman"/>
                                <w:sz w:val="20"/>
                                <w:szCs w:val="20"/>
                              </w:rPr>
                              <w:t xml:space="preserve"> + </w:t>
                            </w:r>
                            <w:proofErr w:type="spellStart"/>
                            <w:r w:rsidRPr="00A2110D">
                              <w:rPr>
                                <w:rFonts w:ascii="Consolas" w:eastAsia="Times New Roman" w:hAnsi="Consolas" w:cs="Times New Roman"/>
                                <w:sz w:val="20"/>
                                <w:szCs w:val="20"/>
                              </w:rPr>
                              <w:t>Jr</w:t>
                            </w:r>
                            <w:proofErr w:type="spellEnd"/>
                            <w:r w:rsidRPr="00A2110D">
                              <w:rPr>
                                <w:rFonts w:ascii="Consolas" w:eastAsia="Times New Roman" w:hAnsi="Consolas" w:cs="Times New Roman"/>
                                <w:sz w:val="20"/>
                                <w:szCs w:val="20"/>
                              </w:rPr>
                              <w:t>;</w:t>
                            </w:r>
                          </w:p>
                          <w:p w14:paraId="61366856" w14:textId="77777777" w:rsidR="002F3C67" w:rsidRPr="00A2110D" w:rsidRDefault="002F3C67" w:rsidP="00A2110D">
                            <w:pPr>
                              <w:spacing w:after="0" w:line="240" w:lineRule="auto"/>
                              <w:rPr>
                                <w:rFonts w:ascii="Consolas" w:eastAsia="Times New Roman" w:hAnsi="Consolas" w:cs="Times New Roman"/>
                                <w:sz w:val="20"/>
                                <w:szCs w:val="20"/>
                              </w:rPr>
                            </w:pPr>
                            <w:r w:rsidRPr="00A2110D">
                              <w:rPr>
                                <w:rFonts w:ascii="Consolas" w:eastAsia="Times New Roman" w:hAnsi="Consolas" w:cs="Times New Roman"/>
                                <w:sz w:val="20"/>
                                <w:szCs w:val="20"/>
                              </w:rPr>
                              <w:t xml:space="preserve">b =1; </w:t>
                            </w:r>
                            <w:r w:rsidRPr="00A2110D">
                              <w:rPr>
                                <w:rFonts w:ascii="Consolas" w:eastAsia="Times New Roman" w:hAnsi="Consolas" w:cs="Times New Roman"/>
                                <w:color w:val="028009"/>
                                <w:sz w:val="20"/>
                                <w:szCs w:val="20"/>
                              </w:rPr>
                              <w:t>% coefficient of friction</w:t>
                            </w:r>
                          </w:p>
                          <w:p w14:paraId="7F4D88C0" w14:textId="77777777" w:rsidR="002F3C67" w:rsidRPr="00A2110D" w:rsidRDefault="002F3C67" w:rsidP="00A2110D">
                            <w:pPr>
                              <w:spacing w:after="0" w:line="240" w:lineRule="auto"/>
                              <w:rPr>
                                <w:rFonts w:ascii="Consolas" w:eastAsia="Times New Roman" w:hAnsi="Consolas" w:cs="Times New Roman"/>
                                <w:sz w:val="20"/>
                                <w:szCs w:val="20"/>
                              </w:rPr>
                            </w:pPr>
                            <w:r w:rsidRPr="00A2110D">
                              <w:rPr>
                                <w:rFonts w:ascii="Consolas" w:eastAsia="Times New Roman" w:hAnsi="Consolas" w:cs="Times New Roman"/>
                                <w:sz w:val="20"/>
                                <w:szCs w:val="20"/>
                              </w:rPr>
                              <w:t>K = 35;</w:t>
                            </w:r>
                          </w:p>
                          <w:p w14:paraId="5C8421F6" w14:textId="77777777" w:rsidR="002F3C67" w:rsidRPr="00A2110D" w:rsidRDefault="002F3C67" w:rsidP="00A2110D">
                            <w:pPr>
                              <w:spacing w:after="0" w:line="240" w:lineRule="auto"/>
                              <w:rPr>
                                <w:rFonts w:ascii="Consolas" w:eastAsia="Times New Roman" w:hAnsi="Consolas" w:cs="Times New Roman"/>
                                <w:sz w:val="20"/>
                                <w:szCs w:val="20"/>
                              </w:rPr>
                            </w:pPr>
                            <w:r w:rsidRPr="00A2110D">
                              <w:rPr>
                                <w:rFonts w:ascii="Consolas" w:eastAsia="Times New Roman" w:hAnsi="Consolas" w:cs="Times New Roman"/>
                                <w:sz w:val="20"/>
                                <w:szCs w:val="20"/>
                              </w:rPr>
                              <w:t xml:space="preserve">T = 0.1; </w:t>
                            </w:r>
                            <w:r w:rsidRPr="00A2110D">
                              <w:rPr>
                                <w:rFonts w:ascii="Consolas" w:eastAsia="Times New Roman" w:hAnsi="Consolas" w:cs="Times New Roman"/>
                                <w:color w:val="028009"/>
                                <w:sz w:val="20"/>
                                <w:szCs w:val="20"/>
                              </w:rPr>
                              <w:t>% tau</w:t>
                            </w:r>
                          </w:p>
                          <w:p w14:paraId="5417D014"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proofErr w:type="gramStart"/>
                            <w:r w:rsidRPr="00A2110D">
                              <w:rPr>
                                <w:rFonts w:ascii="Consolas" w:eastAsia="Times New Roman" w:hAnsi="Consolas" w:cs="Times New Roman"/>
                                <w:sz w:val="20"/>
                                <w:szCs w:val="20"/>
                              </w:rPr>
                              <w:t>sim</w:t>
                            </w:r>
                            <w:proofErr w:type="spellEnd"/>
                            <w:r w:rsidRPr="00A2110D">
                              <w:rPr>
                                <w:rFonts w:ascii="Consolas" w:eastAsia="Times New Roman" w:hAnsi="Consolas" w:cs="Times New Roman"/>
                                <w:sz w:val="20"/>
                                <w:szCs w:val="20"/>
                              </w:rPr>
                              <w:t>(</w:t>
                            </w:r>
                            <w:proofErr w:type="gramEnd"/>
                            <w:r w:rsidRPr="00A2110D">
                              <w:rPr>
                                <w:rFonts w:ascii="Consolas" w:eastAsia="Times New Roman" w:hAnsi="Consolas" w:cs="Times New Roman"/>
                                <w:color w:val="AA04F9"/>
                                <w:sz w:val="20"/>
                                <w:szCs w:val="20"/>
                              </w:rPr>
                              <w:t>"</w:t>
                            </w:r>
                            <w:proofErr w:type="spellStart"/>
                            <w:r w:rsidRPr="00A2110D">
                              <w:rPr>
                                <w:rFonts w:ascii="Consolas" w:eastAsia="Times New Roman" w:hAnsi="Consolas" w:cs="Times New Roman"/>
                                <w:color w:val="AA04F9"/>
                                <w:sz w:val="20"/>
                                <w:szCs w:val="20"/>
                              </w:rPr>
                              <w:t>Final_model</w:t>
                            </w:r>
                            <w:proofErr w:type="spellEnd"/>
                            <w:r w:rsidRPr="00A2110D">
                              <w:rPr>
                                <w:rFonts w:ascii="Consolas" w:eastAsia="Times New Roman" w:hAnsi="Consolas" w:cs="Times New Roman"/>
                                <w:color w:val="AA04F9"/>
                                <w:sz w:val="20"/>
                                <w:szCs w:val="20"/>
                              </w:rPr>
                              <w:t>"</w:t>
                            </w:r>
                            <w:r w:rsidRPr="00A2110D">
                              <w:rPr>
                                <w:rFonts w:ascii="Consolas" w:eastAsia="Times New Roman" w:hAnsi="Consolas" w:cs="Times New Roman"/>
                                <w:sz w:val="20"/>
                                <w:szCs w:val="20"/>
                              </w:rPr>
                              <w:t>);</w:t>
                            </w:r>
                          </w:p>
                          <w:p w14:paraId="309676D1" w14:textId="77777777" w:rsidR="002F3C67" w:rsidRPr="00A2110D" w:rsidRDefault="002F3C67" w:rsidP="00A2110D">
                            <w:pPr>
                              <w:spacing w:after="0" w:line="240" w:lineRule="auto"/>
                              <w:rPr>
                                <w:rFonts w:ascii="Consolas" w:eastAsia="Times New Roman" w:hAnsi="Consolas" w:cs="Times New Roman"/>
                                <w:sz w:val="20"/>
                                <w:szCs w:val="20"/>
                              </w:rPr>
                            </w:pPr>
                          </w:p>
                          <w:p w14:paraId="17590AD1"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r w:rsidRPr="00A2110D">
                              <w:rPr>
                                <w:rFonts w:ascii="Consolas" w:eastAsia="Times New Roman" w:hAnsi="Consolas" w:cs="Times New Roman"/>
                                <w:sz w:val="20"/>
                                <w:szCs w:val="20"/>
                              </w:rPr>
                              <w:t>t_s</w:t>
                            </w:r>
                            <w:proofErr w:type="spellEnd"/>
                            <w:r w:rsidRPr="00A2110D">
                              <w:rPr>
                                <w:rFonts w:ascii="Consolas" w:eastAsia="Times New Roman" w:hAnsi="Consolas" w:cs="Times New Roman"/>
                                <w:sz w:val="20"/>
                                <w:szCs w:val="20"/>
                              </w:rPr>
                              <w:t xml:space="preserve"> = 0:0.01:3;</w:t>
                            </w:r>
                          </w:p>
                          <w:p w14:paraId="4E00B410"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impulse</w:t>
                            </w:r>
                            <w:proofErr w:type="gramEnd"/>
                            <w:r w:rsidRPr="00A2110D">
                              <w:rPr>
                                <w:rFonts w:ascii="Consolas" w:eastAsia="Times New Roman" w:hAnsi="Consolas" w:cs="Times New Roman"/>
                                <w:sz w:val="20"/>
                                <w:szCs w:val="20"/>
                              </w:rPr>
                              <w:t xml:space="preserve"> = </w:t>
                            </w:r>
                            <w:proofErr w:type="spellStart"/>
                            <w:r w:rsidRPr="00A2110D">
                              <w:rPr>
                                <w:rFonts w:ascii="Consolas" w:eastAsia="Times New Roman" w:hAnsi="Consolas" w:cs="Times New Roman"/>
                                <w:sz w:val="20"/>
                                <w:szCs w:val="20"/>
                              </w:rPr>
                              <w:t>t_s</w:t>
                            </w:r>
                            <w:proofErr w:type="spellEnd"/>
                            <w:r w:rsidRPr="00A2110D">
                              <w:rPr>
                                <w:rFonts w:ascii="Consolas" w:eastAsia="Times New Roman" w:hAnsi="Consolas" w:cs="Times New Roman"/>
                                <w:sz w:val="20"/>
                                <w:szCs w:val="20"/>
                              </w:rPr>
                              <w:t>==1;</w:t>
                            </w:r>
                          </w:p>
                          <w:p w14:paraId="0C08B63D"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proofErr w:type="gramStart"/>
                            <w:r w:rsidRPr="00A2110D">
                              <w:rPr>
                                <w:rFonts w:ascii="Consolas" w:eastAsia="Times New Roman" w:hAnsi="Consolas" w:cs="Times New Roman"/>
                                <w:sz w:val="20"/>
                                <w:szCs w:val="20"/>
                              </w:rPr>
                              <w:t>unitstep</w:t>
                            </w:r>
                            <w:proofErr w:type="spellEnd"/>
                            <w:proofErr w:type="gramEnd"/>
                            <w:r w:rsidRPr="00A2110D">
                              <w:rPr>
                                <w:rFonts w:ascii="Consolas" w:eastAsia="Times New Roman" w:hAnsi="Consolas" w:cs="Times New Roman"/>
                                <w:sz w:val="20"/>
                                <w:szCs w:val="20"/>
                              </w:rPr>
                              <w:t xml:space="preserve"> = </w:t>
                            </w:r>
                            <w:proofErr w:type="spellStart"/>
                            <w:r w:rsidRPr="00A2110D">
                              <w:rPr>
                                <w:rFonts w:ascii="Consolas" w:eastAsia="Times New Roman" w:hAnsi="Consolas" w:cs="Times New Roman"/>
                                <w:sz w:val="20"/>
                                <w:szCs w:val="20"/>
                              </w:rPr>
                              <w:t>t_s</w:t>
                            </w:r>
                            <w:proofErr w:type="spellEnd"/>
                            <w:r w:rsidRPr="00A2110D">
                              <w:rPr>
                                <w:rFonts w:ascii="Consolas" w:eastAsia="Times New Roman" w:hAnsi="Consolas" w:cs="Times New Roman"/>
                                <w:sz w:val="20"/>
                                <w:szCs w:val="20"/>
                              </w:rPr>
                              <w:t xml:space="preserve">&gt;=1; </w:t>
                            </w:r>
                            <w:r w:rsidRPr="00A2110D">
                              <w:rPr>
                                <w:rFonts w:ascii="Consolas" w:eastAsia="Times New Roman" w:hAnsi="Consolas" w:cs="Times New Roman"/>
                                <w:color w:val="028009"/>
                                <w:sz w:val="20"/>
                                <w:szCs w:val="20"/>
                              </w:rPr>
                              <w:t>%for a step input</w:t>
                            </w:r>
                          </w:p>
                          <w:p w14:paraId="4543EF44"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figure</w:t>
                            </w:r>
                            <w:proofErr w:type="gramEnd"/>
                            <w:r w:rsidRPr="00A2110D">
                              <w:rPr>
                                <w:rFonts w:ascii="Consolas" w:eastAsia="Times New Roman" w:hAnsi="Consolas" w:cs="Times New Roman"/>
                                <w:sz w:val="20"/>
                                <w:szCs w:val="20"/>
                              </w:rPr>
                              <w:t>;</w:t>
                            </w:r>
                          </w:p>
                          <w:p w14:paraId="5A3EEAE1"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plot(</w:t>
                            </w:r>
                            <w:proofErr w:type="spellStart"/>
                            <w:proofErr w:type="gramEnd"/>
                            <w:r w:rsidRPr="00A2110D">
                              <w:rPr>
                                <w:rFonts w:ascii="Consolas" w:eastAsia="Times New Roman" w:hAnsi="Consolas" w:cs="Times New Roman"/>
                                <w:sz w:val="20"/>
                                <w:szCs w:val="20"/>
                              </w:rPr>
                              <w:t>t_s,unitstep</w:t>
                            </w:r>
                            <w:proofErr w:type="spellEnd"/>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'LineWidth'</w:t>
                            </w:r>
                            <w:r w:rsidRPr="00A2110D">
                              <w:rPr>
                                <w:rFonts w:ascii="Consolas" w:eastAsia="Times New Roman" w:hAnsi="Consolas" w:cs="Times New Roman"/>
                                <w:sz w:val="20"/>
                                <w:szCs w:val="20"/>
                              </w:rPr>
                              <w:t xml:space="preserve">,2); hold </w:t>
                            </w:r>
                            <w:r w:rsidRPr="00A2110D">
                              <w:rPr>
                                <w:rFonts w:ascii="Consolas" w:eastAsia="Times New Roman" w:hAnsi="Consolas" w:cs="Times New Roman"/>
                                <w:color w:val="AA04F9"/>
                                <w:sz w:val="20"/>
                                <w:szCs w:val="20"/>
                              </w:rPr>
                              <w:t>on</w:t>
                            </w:r>
                            <w:r w:rsidRPr="00A2110D">
                              <w:rPr>
                                <w:rFonts w:ascii="Consolas" w:eastAsia="Times New Roman" w:hAnsi="Consolas" w:cs="Times New Roman"/>
                                <w:sz w:val="20"/>
                                <w:szCs w:val="20"/>
                              </w:rPr>
                              <w:t>;</w:t>
                            </w:r>
                          </w:p>
                          <w:p w14:paraId="3AC59826" w14:textId="77777777" w:rsidR="002F3C67" w:rsidRPr="00A2110D" w:rsidRDefault="002F3C67" w:rsidP="00A2110D">
                            <w:pPr>
                              <w:spacing w:after="0" w:line="240" w:lineRule="auto"/>
                              <w:rPr>
                                <w:rFonts w:ascii="Consolas" w:eastAsia="Times New Roman" w:hAnsi="Consolas" w:cs="Times New Roman"/>
                                <w:sz w:val="20"/>
                                <w:szCs w:val="20"/>
                              </w:rPr>
                            </w:pPr>
                          </w:p>
                          <w:p w14:paraId="496ABE8C"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plot(</w:t>
                            </w:r>
                            <w:proofErr w:type="spellStart"/>
                            <w:proofErr w:type="gramEnd"/>
                            <w:r w:rsidRPr="00A2110D">
                              <w:rPr>
                                <w:rFonts w:ascii="Consolas" w:eastAsia="Times New Roman" w:hAnsi="Consolas" w:cs="Times New Roman"/>
                                <w:sz w:val="20"/>
                                <w:szCs w:val="20"/>
                              </w:rPr>
                              <w:t>t,theta</w:t>
                            </w:r>
                            <w:proofErr w:type="spellEnd"/>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'LineWidth'</w:t>
                            </w:r>
                            <w:r w:rsidRPr="00A2110D">
                              <w:rPr>
                                <w:rFonts w:ascii="Consolas" w:eastAsia="Times New Roman" w:hAnsi="Consolas" w:cs="Times New Roman"/>
                                <w:sz w:val="20"/>
                                <w:szCs w:val="20"/>
                              </w:rPr>
                              <w:t xml:space="preserve">,2);hold </w:t>
                            </w:r>
                            <w:r w:rsidRPr="00A2110D">
                              <w:rPr>
                                <w:rFonts w:ascii="Consolas" w:eastAsia="Times New Roman" w:hAnsi="Consolas" w:cs="Times New Roman"/>
                                <w:color w:val="AA04F9"/>
                                <w:sz w:val="20"/>
                                <w:szCs w:val="20"/>
                              </w:rPr>
                              <w:t>on</w:t>
                            </w:r>
                            <w:r w:rsidRPr="00A2110D">
                              <w:rPr>
                                <w:rFonts w:ascii="Consolas" w:eastAsia="Times New Roman" w:hAnsi="Consolas" w:cs="Times New Roman"/>
                                <w:sz w:val="20"/>
                                <w:szCs w:val="20"/>
                              </w:rPr>
                              <w:t>;</w:t>
                            </w:r>
                          </w:p>
                          <w:p w14:paraId="1F1CEB69" w14:textId="77777777" w:rsidR="002F3C67" w:rsidRPr="00A2110D" w:rsidRDefault="002F3C67" w:rsidP="00A2110D">
                            <w:pPr>
                              <w:spacing w:after="0" w:line="240" w:lineRule="auto"/>
                              <w:rPr>
                                <w:rFonts w:ascii="Consolas" w:eastAsia="Times New Roman" w:hAnsi="Consolas" w:cs="Times New Roman"/>
                                <w:sz w:val="20"/>
                                <w:szCs w:val="20"/>
                              </w:rPr>
                            </w:pPr>
                          </w:p>
                          <w:p w14:paraId="337FD9DC"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plot(</w:t>
                            </w:r>
                            <w:proofErr w:type="gramEnd"/>
                            <w:r w:rsidRPr="00A2110D">
                              <w:rPr>
                                <w:rFonts w:ascii="Consolas" w:eastAsia="Times New Roman" w:hAnsi="Consolas" w:cs="Times New Roman"/>
                                <w:sz w:val="20"/>
                                <w:szCs w:val="20"/>
                              </w:rPr>
                              <w:t xml:space="preserve">t, omega, </w:t>
                            </w:r>
                            <w:r w:rsidRPr="00A2110D">
                              <w:rPr>
                                <w:rFonts w:ascii="Consolas" w:eastAsia="Times New Roman" w:hAnsi="Consolas" w:cs="Times New Roman"/>
                                <w:color w:val="AA04F9"/>
                                <w:sz w:val="20"/>
                                <w:szCs w:val="20"/>
                              </w:rPr>
                              <w:t>'LineWidth'</w:t>
                            </w:r>
                            <w:r w:rsidRPr="00A2110D">
                              <w:rPr>
                                <w:rFonts w:ascii="Consolas" w:eastAsia="Times New Roman" w:hAnsi="Consolas" w:cs="Times New Roman"/>
                                <w:sz w:val="20"/>
                                <w:szCs w:val="20"/>
                              </w:rPr>
                              <w:t xml:space="preserve">,2); hold </w:t>
                            </w:r>
                            <w:r w:rsidRPr="00A2110D">
                              <w:rPr>
                                <w:rFonts w:ascii="Consolas" w:eastAsia="Times New Roman" w:hAnsi="Consolas" w:cs="Times New Roman"/>
                                <w:color w:val="AA04F9"/>
                                <w:sz w:val="20"/>
                                <w:szCs w:val="20"/>
                              </w:rPr>
                              <w:t>on</w:t>
                            </w:r>
                            <w:r w:rsidRPr="00A2110D">
                              <w:rPr>
                                <w:rFonts w:ascii="Consolas" w:eastAsia="Times New Roman" w:hAnsi="Consolas" w:cs="Times New Roman"/>
                                <w:sz w:val="20"/>
                                <w:szCs w:val="20"/>
                              </w:rPr>
                              <w:t>;</w:t>
                            </w:r>
                          </w:p>
                          <w:p w14:paraId="4AD5A809" w14:textId="77777777" w:rsidR="002F3C67" w:rsidRPr="00A2110D" w:rsidRDefault="002F3C67" w:rsidP="00A2110D">
                            <w:pPr>
                              <w:spacing w:after="0" w:line="240" w:lineRule="auto"/>
                              <w:rPr>
                                <w:rFonts w:ascii="Consolas" w:eastAsia="Times New Roman" w:hAnsi="Consolas" w:cs="Times New Roman"/>
                                <w:sz w:val="20"/>
                                <w:szCs w:val="20"/>
                              </w:rPr>
                            </w:pPr>
                          </w:p>
                          <w:p w14:paraId="019C3651"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r w:rsidRPr="00A2110D">
                              <w:rPr>
                                <w:rFonts w:ascii="Consolas" w:eastAsia="Times New Roman" w:hAnsi="Consolas" w:cs="Times New Roman"/>
                                <w:sz w:val="20"/>
                                <w:szCs w:val="20"/>
                              </w:rPr>
                              <w:t>sample_t</w:t>
                            </w:r>
                            <w:proofErr w:type="spellEnd"/>
                            <w:r w:rsidRPr="00A2110D">
                              <w:rPr>
                                <w:rFonts w:ascii="Consolas" w:eastAsia="Times New Roman" w:hAnsi="Consolas" w:cs="Times New Roman"/>
                                <w:sz w:val="20"/>
                                <w:szCs w:val="20"/>
                              </w:rPr>
                              <w:t xml:space="preserve"> = (sample85/10^6)-12.915544</w:t>
                            </w:r>
                            <w:proofErr w:type="gramStart"/>
                            <w:r w:rsidRPr="00A2110D">
                              <w:rPr>
                                <w:rFonts w:ascii="Consolas" w:eastAsia="Times New Roman" w:hAnsi="Consolas" w:cs="Times New Roman"/>
                                <w:sz w:val="20"/>
                                <w:szCs w:val="20"/>
                              </w:rPr>
                              <w:t>+(</w:t>
                            </w:r>
                            <w:proofErr w:type="gramEnd"/>
                            <w:r w:rsidRPr="00A2110D">
                              <w:rPr>
                                <w:rFonts w:ascii="Consolas" w:eastAsia="Times New Roman" w:hAnsi="Consolas" w:cs="Times New Roman"/>
                                <w:sz w:val="20"/>
                                <w:szCs w:val="20"/>
                              </w:rPr>
                              <w:t>1-0.21969);</w:t>
                            </w:r>
                          </w:p>
                          <w:p w14:paraId="60DC7B1E"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rad</w:t>
                            </w:r>
                            <w:proofErr w:type="gramEnd"/>
                            <w:r w:rsidRPr="00A2110D">
                              <w:rPr>
                                <w:rFonts w:ascii="Consolas" w:eastAsia="Times New Roman" w:hAnsi="Consolas" w:cs="Times New Roman"/>
                                <w:sz w:val="20"/>
                                <w:szCs w:val="20"/>
                              </w:rPr>
                              <w:t xml:space="preserve"> = -(Degrees85-30).*2*pi/360;</w:t>
                            </w:r>
                          </w:p>
                          <w:p w14:paraId="056C28DC"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plot(</w:t>
                            </w:r>
                            <w:proofErr w:type="spellStart"/>
                            <w:proofErr w:type="gramEnd"/>
                            <w:r w:rsidRPr="00A2110D">
                              <w:rPr>
                                <w:rFonts w:ascii="Consolas" w:eastAsia="Times New Roman" w:hAnsi="Consolas" w:cs="Times New Roman"/>
                                <w:sz w:val="20"/>
                                <w:szCs w:val="20"/>
                              </w:rPr>
                              <w:t>sample_t,rad</w:t>
                            </w:r>
                            <w:proofErr w:type="spellEnd"/>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'LineWidth'</w:t>
                            </w:r>
                            <w:r w:rsidRPr="00A2110D">
                              <w:rPr>
                                <w:rFonts w:ascii="Consolas" w:eastAsia="Times New Roman" w:hAnsi="Consolas" w:cs="Times New Roman"/>
                                <w:sz w:val="20"/>
                                <w:szCs w:val="20"/>
                              </w:rPr>
                              <w:t>,2);</w:t>
                            </w:r>
                          </w:p>
                          <w:p w14:paraId="216841A3"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legend(</w:t>
                            </w:r>
                            <w:proofErr w:type="gramEnd"/>
                            <w:r w:rsidRPr="00A2110D">
                              <w:rPr>
                                <w:rFonts w:ascii="Consolas" w:eastAsia="Times New Roman" w:hAnsi="Consolas" w:cs="Times New Roman"/>
                                <w:color w:val="AA04F9"/>
                                <w:sz w:val="20"/>
                                <w:szCs w:val="20"/>
                              </w:rPr>
                              <w:t>"Step Voltage(V)"</w:t>
                            </w:r>
                            <w:r w:rsidRPr="00A2110D">
                              <w:rPr>
                                <w:rFonts w:ascii="Consolas" w:eastAsia="Times New Roman" w:hAnsi="Consolas" w:cs="Times New Roman"/>
                                <w:sz w:val="20"/>
                                <w:szCs w:val="20"/>
                              </w:rPr>
                              <w:t>,</w:t>
                            </w:r>
                            <w:r w:rsidRPr="00A2110D">
                              <w:rPr>
                                <w:rFonts w:ascii="Consolas" w:eastAsia="Times New Roman" w:hAnsi="Consolas" w:cs="Times New Roman"/>
                                <w:color w:val="AA04F9"/>
                                <w:sz w:val="20"/>
                                <w:szCs w:val="20"/>
                              </w:rPr>
                              <w:t>"Modelled {\theta}(rad)"</w:t>
                            </w:r>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"Modelled {\omega}(rad/s)"</w:t>
                            </w:r>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"Actual {\theta}(rad)"</w:t>
                            </w:r>
                            <w:r w:rsidRPr="00A2110D">
                              <w:rPr>
                                <w:rFonts w:ascii="Consolas" w:eastAsia="Times New Roman" w:hAnsi="Consolas" w:cs="Times New Roman"/>
                                <w:sz w:val="20"/>
                                <w:szCs w:val="20"/>
                              </w:rPr>
                              <w:t>);</w:t>
                            </w:r>
                          </w:p>
                          <w:p w14:paraId="37AAC928"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proofErr w:type="gramStart"/>
                            <w:r w:rsidRPr="00A2110D">
                              <w:rPr>
                                <w:rFonts w:ascii="Consolas" w:eastAsia="Times New Roman" w:hAnsi="Consolas" w:cs="Times New Roman"/>
                                <w:sz w:val="20"/>
                                <w:szCs w:val="20"/>
                              </w:rPr>
                              <w:t>xlabel</w:t>
                            </w:r>
                            <w:proofErr w:type="spellEnd"/>
                            <w:r w:rsidRPr="00A2110D">
                              <w:rPr>
                                <w:rFonts w:ascii="Consolas" w:eastAsia="Times New Roman" w:hAnsi="Consolas" w:cs="Times New Roman"/>
                                <w:sz w:val="20"/>
                                <w:szCs w:val="20"/>
                              </w:rPr>
                              <w:t>(</w:t>
                            </w:r>
                            <w:proofErr w:type="gramEnd"/>
                            <w:r w:rsidRPr="00A2110D">
                              <w:rPr>
                                <w:rFonts w:ascii="Consolas" w:eastAsia="Times New Roman" w:hAnsi="Consolas" w:cs="Times New Roman"/>
                                <w:color w:val="AA04F9"/>
                                <w:sz w:val="20"/>
                                <w:szCs w:val="20"/>
                              </w:rPr>
                              <w:t>"Time (s)"</w:t>
                            </w:r>
                            <w:r w:rsidRPr="00A2110D">
                              <w:rPr>
                                <w:rFonts w:ascii="Consolas" w:eastAsia="Times New Roman" w:hAnsi="Consolas" w:cs="Times New Roman"/>
                                <w:sz w:val="20"/>
                                <w:szCs w:val="20"/>
                              </w:rPr>
                              <w:t>);</w:t>
                            </w:r>
                          </w:p>
                          <w:p w14:paraId="2DF3CD30"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proofErr w:type="gramStart"/>
                            <w:r w:rsidRPr="00A2110D">
                              <w:rPr>
                                <w:rFonts w:ascii="Consolas" w:eastAsia="Times New Roman" w:hAnsi="Consolas" w:cs="Times New Roman"/>
                                <w:sz w:val="20"/>
                                <w:szCs w:val="20"/>
                              </w:rPr>
                              <w:t>ylabel</w:t>
                            </w:r>
                            <w:proofErr w:type="spellEnd"/>
                            <w:r w:rsidRPr="00A2110D">
                              <w:rPr>
                                <w:rFonts w:ascii="Consolas" w:eastAsia="Times New Roman" w:hAnsi="Consolas" w:cs="Times New Roman"/>
                                <w:sz w:val="20"/>
                                <w:szCs w:val="20"/>
                              </w:rPr>
                              <w:t>(</w:t>
                            </w:r>
                            <w:proofErr w:type="gramEnd"/>
                            <w:r w:rsidRPr="00A2110D">
                              <w:rPr>
                                <w:rFonts w:ascii="Consolas" w:eastAsia="Times New Roman" w:hAnsi="Consolas" w:cs="Times New Roman"/>
                                <w:color w:val="AA04F9"/>
                                <w:sz w:val="20"/>
                                <w:szCs w:val="20"/>
                              </w:rPr>
                              <w:t>"Amplitude"</w:t>
                            </w:r>
                            <w:r w:rsidRPr="00A2110D">
                              <w:rPr>
                                <w:rFonts w:ascii="Consolas" w:eastAsia="Times New Roman" w:hAnsi="Consolas" w:cs="Times New Roman"/>
                                <w:sz w:val="20"/>
                                <w:szCs w:val="20"/>
                              </w:rPr>
                              <w:t>);</w:t>
                            </w:r>
                          </w:p>
                          <w:p w14:paraId="7D13731D"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title(</w:t>
                            </w:r>
                            <w:proofErr w:type="gramEnd"/>
                            <w:r w:rsidRPr="00A2110D">
                              <w:rPr>
                                <w:rFonts w:ascii="Consolas" w:eastAsia="Times New Roman" w:hAnsi="Consolas" w:cs="Times New Roman"/>
                                <w:color w:val="AA04F9"/>
                                <w:sz w:val="20"/>
                                <w:szCs w:val="20"/>
                              </w:rPr>
                              <w:t>"85% Duty Cycle"</w:t>
                            </w:r>
                            <w:r w:rsidRPr="00A2110D">
                              <w:rPr>
                                <w:rFonts w:ascii="Consolas" w:eastAsia="Times New Roman" w:hAnsi="Consolas" w:cs="Times New Roman"/>
                                <w:sz w:val="20"/>
                                <w:szCs w:val="20"/>
                              </w:rPr>
                              <w:t>);</w:t>
                            </w:r>
                          </w:p>
                          <w:p w14:paraId="6E342714" w14:textId="77777777" w:rsidR="002F3C67" w:rsidRPr="00A2110D" w:rsidRDefault="002F3C67" w:rsidP="00A2110D">
                            <w:pPr>
                              <w:spacing w:after="0" w:line="240" w:lineRule="auto"/>
                              <w:rPr>
                                <w:rFonts w:ascii="Consolas" w:eastAsia="Times New Roman" w:hAnsi="Consolas" w:cs="Times New Roman"/>
                                <w:sz w:val="20"/>
                                <w:szCs w:val="20"/>
                              </w:rPr>
                            </w:pPr>
                          </w:p>
                          <w:p w14:paraId="61CC1ABB" w14:textId="77777777" w:rsidR="002F3C67" w:rsidRPr="00A2110D" w:rsidRDefault="002F3C67" w:rsidP="00A2110D">
                            <w:pPr>
                              <w:spacing w:after="0" w:line="240" w:lineRule="auto"/>
                              <w:rPr>
                                <w:rFonts w:ascii="Consolas" w:eastAsia="Times New Roman" w:hAnsi="Consolas" w:cs="Times New Roman"/>
                                <w:sz w:val="20"/>
                                <w:szCs w:val="20"/>
                              </w:rPr>
                            </w:pPr>
                          </w:p>
                          <w:p w14:paraId="5139A24D" w14:textId="4EE03AFC" w:rsidR="002F3C67" w:rsidRDefault="002F3C6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614D3" id="_x0000_s1030" type="#_x0000_t202" style="position:absolute;margin-left:0;margin-top:20.8pt;width:482.25pt;height:35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">
                <v:textbox>
                  <w:txbxContent>
                    <w:p w14:paraId="12C2FF4F" w14:textId="0B43BA7B" w:rsidR="002F3C67" w:rsidRPr="00A2110D" w:rsidRDefault="002F3C67" w:rsidP="00A2110D">
                      <w:pPr>
                        <w:rPr>
                          <w:rFonts w:ascii="Consolas" w:eastAsia="Times New Roman" w:hAnsi="Consolas" w:cs="Times New Roman"/>
                          <w:sz w:val="20"/>
                          <w:szCs w:val="20"/>
                        </w:rPr>
                      </w:pPr>
                      <w:r w:rsidRPr="00A2110D">
                        <w:rPr>
                          <w:rFonts w:ascii="Consolas" w:eastAsia="Times New Roman" w:hAnsi="Consolas" w:cs="Times New Roman"/>
                          <w:sz w:val="20"/>
                          <w:szCs w:val="20"/>
                        </w:rPr>
                        <w:t xml:space="preserve">L=0.050; </w:t>
                      </w:r>
                      <w:r w:rsidRPr="00A2110D">
                        <w:rPr>
                          <w:rFonts w:ascii="Consolas" w:eastAsia="Times New Roman" w:hAnsi="Consolas" w:cs="Times New Roman"/>
                          <w:color w:val="028009"/>
                          <w:sz w:val="20"/>
                          <w:szCs w:val="20"/>
                        </w:rPr>
                        <w:t>% length of beam - 50mm, mass of beam = 147.24 g, mass of motor = 10.88 g</w:t>
                      </w:r>
                    </w:p>
                    <w:p w14:paraId="5DC93424"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r w:rsidRPr="00A2110D">
                        <w:rPr>
                          <w:rFonts w:ascii="Consolas" w:eastAsia="Times New Roman" w:hAnsi="Consolas" w:cs="Times New Roman"/>
                          <w:sz w:val="20"/>
                          <w:szCs w:val="20"/>
                        </w:rPr>
                        <w:t>Ja</w:t>
                      </w:r>
                      <w:proofErr w:type="spellEnd"/>
                      <w:r w:rsidRPr="00A2110D">
                        <w:rPr>
                          <w:rFonts w:ascii="Consolas" w:eastAsia="Times New Roman" w:hAnsi="Consolas" w:cs="Times New Roman"/>
                          <w:sz w:val="20"/>
                          <w:szCs w:val="20"/>
                        </w:rPr>
                        <w:t xml:space="preserve"> = 1/12*(147*10^-3)*(50*10^-3</w:t>
                      </w:r>
                      <w:proofErr w:type="gramStart"/>
                      <w:r w:rsidRPr="00A2110D">
                        <w:rPr>
                          <w:rFonts w:ascii="Consolas" w:eastAsia="Times New Roman" w:hAnsi="Consolas" w:cs="Times New Roman"/>
                          <w:sz w:val="20"/>
                          <w:szCs w:val="20"/>
                        </w:rPr>
                        <w:t>)^</w:t>
                      </w:r>
                      <w:proofErr w:type="gramEnd"/>
                      <w:r w:rsidRPr="00A2110D">
                        <w:rPr>
                          <w:rFonts w:ascii="Consolas" w:eastAsia="Times New Roman" w:hAnsi="Consolas" w:cs="Times New Roman"/>
                          <w:sz w:val="20"/>
                          <w:szCs w:val="20"/>
                        </w:rPr>
                        <w:t xml:space="preserve">2; </w:t>
                      </w:r>
                      <w:r w:rsidRPr="00A2110D">
                        <w:rPr>
                          <w:rFonts w:ascii="Consolas" w:eastAsia="Times New Roman" w:hAnsi="Consolas" w:cs="Times New Roman"/>
                          <w:color w:val="028009"/>
                          <w:sz w:val="20"/>
                          <w:szCs w:val="20"/>
                        </w:rPr>
                        <w:t>% Moment of inertia of Arm/Beam; J = 1/12 *</w:t>
                      </w:r>
                      <w:proofErr w:type="spellStart"/>
                      <w:r w:rsidRPr="00A2110D">
                        <w:rPr>
                          <w:rFonts w:ascii="Consolas" w:eastAsia="Times New Roman" w:hAnsi="Consolas" w:cs="Times New Roman"/>
                          <w:color w:val="028009"/>
                          <w:sz w:val="20"/>
                          <w:szCs w:val="20"/>
                        </w:rPr>
                        <w:t>m_b</w:t>
                      </w:r>
                      <w:proofErr w:type="spellEnd"/>
                      <w:r w:rsidRPr="00A2110D">
                        <w:rPr>
                          <w:rFonts w:ascii="Consolas" w:eastAsia="Times New Roman" w:hAnsi="Consolas" w:cs="Times New Roman"/>
                          <w:color w:val="028009"/>
                          <w:sz w:val="20"/>
                          <w:szCs w:val="20"/>
                        </w:rPr>
                        <w:t>*L^2</w:t>
                      </w:r>
                    </w:p>
                    <w:p w14:paraId="0AE23CFF"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r w:rsidRPr="00A2110D">
                        <w:rPr>
                          <w:rFonts w:ascii="Consolas" w:eastAsia="Times New Roman" w:hAnsi="Consolas" w:cs="Times New Roman"/>
                          <w:sz w:val="20"/>
                          <w:szCs w:val="20"/>
                        </w:rPr>
                        <w:t>Jr</w:t>
                      </w:r>
                      <w:proofErr w:type="spellEnd"/>
                      <w:r w:rsidRPr="00A2110D">
                        <w:rPr>
                          <w:rFonts w:ascii="Consolas" w:eastAsia="Times New Roman" w:hAnsi="Consolas" w:cs="Times New Roman"/>
                          <w:sz w:val="20"/>
                          <w:szCs w:val="20"/>
                        </w:rPr>
                        <w:t xml:space="preserve"> = 1/2*0.01088*(50*10^-3</w:t>
                      </w:r>
                      <w:proofErr w:type="gramStart"/>
                      <w:r w:rsidRPr="00A2110D">
                        <w:rPr>
                          <w:rFonts w:ascii="Consolas" w:eastAsia="Times New Roman" w:hAnsi="Consolas" w:cs="Times New Roman"/>
                          <w:sz w:val="20"/>
                          <w:szCs w:val="20"/>
                        </w:rPr>
                        <w:t>)^</w:t>
                      </w:r>
                      <w:proofErr w:type="gramEnd"/>
                      <w:r w:rsidRPr="00A2110D">
                        <w:rPr>
                          <w:rFonts w:ascii="Consolas" w:eastAsia="Times New Roman" w:hAnsi="Consolas" w:cs="Times New Roman"/>
                          <w:sz w:val="20"/>
                          <w:szCs w:val="20"/>
                        </w:rPr>
                        <w:t xml:space="preserve">2; </w:t>
                      </w:r>
                      <w:r w:rsidRPr="00A2110D">
                        <w:rPr>
                          <w:rFonts w:ascii="Consolas" w:eastAsia="Times New Roman" w:hAnsi="Consolas" w:cs="Times New Roman"/>
                          <w:color w:val="028009"/>
                          <w:sz w:val="20"/>
                          <w:szCs w:val="20"/>
                        </w:rPr>
                        <w:t xml:space="preserve">% Moment of inertia of motors acting as point masses </w:t>
                      </w:r>
                      <w:proofErr w:type="spellStart"/>
                      <w:r w:rsidRPr="00A2110D">
                        <w:rPr>
                          <w:rFonts w:ascii="Consolas" w:eastAsia="Times New Roman" w:hAnsi="Consolas" w:cs="Times New Roman"/>
                          <w:color w:val="028009"/>
                          <w:sz w:val="20"/>
                          <w:szCs w:val="20"/>
                        </w:rPr>
                        <w:t>serperated</w:t>
                      </w:r>
                      <w:proofErr w:type="spellEnd"/>
                      <w:r w:rsidRPr="00A2110D">
                        <w:rPr>
                          <w:rFonts w:ascii="Consolas" w:eastAsia="Times New Roman" w:hAnsi="Consolas" w:cs="Times New Roman"/>
                          <w:color w:val="028009"/>
                          <w:sz w:val="20"/>
                          <w:szCs w:val="20"/>
                        </w:rPr>
                        <w:t xml:space="preserve"> by distance L J=1/2 *</w:t>
                      </w:r>
                      <w:proofErr w:type="spellStart"/>
                      <w:r w:rsidRPr="00A2110D">
                        <w:rPr>
                          <w:rFonts w:ascii="Consolas" w:eastAsia="Times New Roman" w:hAnsi="Consolas" w:cs="Times New Roman"/>
                          <w:color w:val="028009"/>
                          <w:sz w:val="20"/>
                          <w:szCs w:val="20"/>
                        </w:rPr>
                        <w:t>m_m</w:t>
                      </w:r>
                      <w:proofErr w:type="spellEnd"/>
                      <w:r w:rsidRPr="00A2110D">
                        <w:rPr>
                          <w:rFonts w:ascii="Consolas" w:eastAsia="Times New Roman" w:hAnsi="Consolas" w:cs="Times New Roman"/>
                          <w:color w:val="028009"/>
                          <w:sz w:val="20"/>
                          <w:szCs w:val="20"/>
                        </w:rPr>
                        <w:t>*L^2</w:t>
                      </w:r>
                    </w:p>
                    <w:p w14:paraId="244AB60A" w14:textId="77777777" w:rsidR="002F3C67" w:rsidRPr="00A2110D" w:rsidRDefault="002F3C67" w:rsidP="00A2110D">
                      <w:pPr>
                        <w:spacing w:after="0" w:line="240" w:lineRule="auto"/>
                        <w:rPr>
                          <w:rFonts w:ascii="Consolas" w:eastAsia="Times New Roman" w:hAnsi="Consolas" w:cs="Times New Roman"/>
                          <w:sz w:val="20"/>
                          <w:szCs w:val="20"/>
                        </w:rPr>
                      </w:pPr>
                      <w:r w:rsidRPr="00A2110D">
                        <w:rPr>
                          <w:rFonts w:ascii="Consolas" w:eastAsia="Times New Roman" w:hAnsi="Consolas" w:cs="Times New Roman"/>
                          <w:sz w:val="20"/>
                          <w:szCs w:val="20"/>
                        </w:rPr>
                        <w:t xml:space="preserve">J = </w:t>
                      </w:r>
                      <w:proofErr w:type="spellStart"/>
                      <w:proofErr w:type="gramStart"/>
                      <w:r w:rsidRPr="00A2110D">
                        <w:rPr>
                          <w:rFonts w:ascii="Consolas" w:eastAsia="Times New Roman" w:hAnsi="Consolas" w:cs="Times New Roman"/>
                          <w:sz w:val="20"/>
                          <w:szCs w:val="20"/>
                        </w:rPr>
                        <w:t>Ja</w:t>
                      </w:r>
                      <w:proofErr w:type="spellEnd"/>
                      <w:proofErr w:type="gramEnd"/>
                      <w:r w:rsidRPr="00A2110D">
                        <w:rPr>
                          <w:rFonts w:ascii="Consolas" w:eastAsia="Times New Roman" w:hAnsi="Consolas" w:cs="Times New Roman"/>
                          <w:sz w:val="20"/>
                          <w:szCs w:val="20"/>
                        </w:rPr>
                        <w:t xml:space="preserve"> + </w:t>
                      </w:r>
                      <w:proofErr w:type="spellStart"/>
                      <w:r w:rsidRPr="00A2110D">
                        <w:rPr>
                          <w:rFonts w:ascii="Consolas" w:eastAsia="Times New Roman" w:hAnsi="Consolas" w:cs="Times New Roman"/>
                          <w:sz w:val="20"/>
                          <w:szCs w:val="20"/>
                        </w:rPr>
                        <w:t>Jr</w:t>
                      </w:r>
                      <w:proofErr w:type="spellEnd"/>
                      <w:r w:rsidRPr="00A2110D">
                        <w:rPr>
                          <w:rFonts w:ascii="Consolas" w:eastAsia="Times New Roman" w:hAnsi="Consolas" w:cs="Times New Roman"/>
                          <w:sz w:val="20"/>
                          <w:szCs w:val="20"/>
                        </w:rPr>
                        <w:t>;</w:t>
                      </w:r>
                    </w:p>
                    <w:p w14:paraId="61366856" w14:textId="77777777" w:rsidR="002F3C67" w:rsidRPr="00A2110D" w:rsidRDefault="002F3C67" w:rsidP="00A2110D">
                      <w:pPr>
                        <w:spacing w:after="0" w:line="240" w:lineRule="auto"/>
                        <w:rPr>
                          <w:rFonts w:ascii="Consolas" w:eastAsia="Times New Roman" w:hAnsi="Consolas" w:cs="Times New Roman"/>
                          <w:sz w:val="20"/>
                          <w:szCs w:val="20"/>
                        </w:rPr>
                      </w:pPr>
                      <w:r w:rsidRPr="00A2110D">
                        <w:rPr>
                          <w:rFonts w:ascii="Consolas" w:eastAsia="Times New Roman" w:hAnsi="Consolas" w:cs="Times New Roman"/>
                          <w:sz w:val="20"/>
                          <w:szCs w:val="20"/>
                        </w:rPr>
                        <w:t xml:space="preserve">b =1; </w:t>
                      </w:r>
                      <w:r w:rsidRPr="00A2110D">
                        <w:rPr>
                          <w:rFonts w:ascii="Consolas" w:eastAsia="Times New Roman" w:hAnsi="Consolas" w:cs="Times New Roman"/>
                          <w:color w:val="028009"/>
                          <w:sz w:val="20"/>
                          <w:szCs w:val="20"/>
                        </w:rPr>
                        <w:t>% coefficient of friction</w:t>
                      </w:r>
                    </w:p>
                    <w:p w14:paraId="7F4D88C0" w14:textId="77777777" w:rsidR="002F3C67" w:rsidRPr="00A2110D" w:rsidRDefault="002F3C67" w:rsidP="00A2110D">
                      <w:pPr>
                        <w:spacing w:after="0" w:line="240" w:lineRule="auto"/>
                        <w:rPr>
                          <w:rFonts w:ascii="Consolas" w:eastAsia="Times New Roman" w:hAnsi="Consolas" w:cs="Times New Roman"/>
                          <w:sz w:val="20"/>
                          <w:szCs w:val="20"/>
                        </w:rPr>
                      </w:pPr>
                      <w:r w:rsidRPr="00A2110D">
                        <w:rPr>
                          <w:rFonts w:ascii="Consolas" w:eastAsia="Times New Roman" w:hAnsi="Consolas" w:cs="Times New Roman"/>
                          <w:sz w:val="20"/>
                          <w:szCs w:val="20"/>
                        </w:rPr>
                        <w:t>K = 35;</w:t>
                      </w:r>
                    </w:p>
                    <w:p w14:paraId="5C8421F6" w14:textId="77777777" w:rsidR="002F3C67" w:rsidRPr="00A2110D" w:rsidRDefault="002F3C67" w:rsidP="00A2110D">
                      <w:pPr>
                        <w:spacing w:after="0" w:line="240" w:lineRule="auto"/>
                        <w:rPr>
                          <w:rFonts w:ascii="Consolas" w:eastAsia="Times New Roman" w:hAnsi="Consolas" w:cs="Times New Roman"/>
                          <w:sz w:val="20"/>
                          <w:szCs w:val="20"/>
                        </w:rPr>
                      </w:pPr>
                      <w:r w:rsidRPr="00A2110D">
                        <w:rPr>
                          <w:rFonts w:ascii="Consolas" w:eastAsia="Times New Roman" w:hAnsi="Consolas" w:cs="Times New Roman"/>
                          <w:sz w:val="20"/>
                          <w:szCs w:val="20"/>
                        </w:rPr>
                        <w:t xml:space="preserve">T = 0.1; </w:t>
                      </w:r>
                      <w:r w:rsidRPr="00A2110D">
                        <w:rPr>
                          <w:rFonts w:ascii="Consolas" w:eastAsia="Times New Roman" w:hAnsi="Consolas" w:cs="Times New Roman"/>
                          <w:color w:val="028009"/>
                          <w:sz w:val="20"/>
                          <w:szCs w:val="20"/>
                        </w:rPr>
                        <w:t>% tau</w:t>
                      </w:r>
                    </w:p>
                    <w:p w14:paraId="5417D014"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proofErr w:type="gramStart"/>
                      <w:r w:rsidRPr="00A2110D">
                        <w:rPr>
                          <w:rFonts w:ascii="Consolas" w:eastAsia="Times New Roman" w:hAnsi="Consolas" w:cs="Times New Roman"/>
                          <w:sz w:val="20"/>
                          <w:szCs w:val="20"/>
                        </w:rPr>
                        <w:t>sim</w:t>
                      </w:r>
                      <w:proofErr w:type="spellEnd"/>
                      <w:r w:rsidRPr="00A2110D">
                        <w:rPr>
                          <w:rFonts w:ascii="Consolas" w:eastAsia="Times New Roman" w:hAnsi="Consolas" w:cs="Times New Roman"/>
                          <w:sz w:val="20"/>
                          <w:szCs w:val="20"/>
                        </w:rPr>
                        <w:t>(</w:t>
                      </w:r>
                      <w:proofErr w:type="gramEnd"/>
                      <w:r w:rsidRPr="00A2110D">
                        <w:rPr>
                          <w:rFonts w:ascii="Consolas" w:eastAsia="Times New Roman" w:hAnsi="Consolas" w:cs="Times New Roman"/>
                          <w:color w:val="AA04F9"/>
                          <w:sz w:val="20"/>
                          <w:szCs w:val="20"/>
                        </w:rPr>
                        <w:t>"</w:t>
                      </w:r>
                      <w:proofErr w:type="spellStart"/>
                      <w:r w:rsidRPr="00A2110D">
                        <w:rPr>
                          <w:rFonts w:ascii="Consolas" w:eastAsia="Times New Roman" w:hAnsi="Consolas" w:cs="Times New Roman"/>
                          <w:color w:val="AA04F9"/>
                          <w:sz w:val="20"/>
                          <w:szCs w:val="20"/>
                        </w:rPr>
                        <w:t>Final_model</w:t>
                      </w:r>
                      <w:proofErr w:type="spellEnd"/>
                      <w:r w:rsidRPr="00A2110D">
                        <w:rPr>
                          <w:rFonts w:ascii="Consolas" w:eastAsia="Times New Roman" w:hAnsi="Consolas" w:cs="Times New Roman"/>
                          <w:color w:val="AA04F9"/>
                          <w:sz w:val="20"/>
                          <w:szCs w:val="20"/>
                        </w:rPr>
                        <w:t>"</w:t>
                      </w:r>
                      <w:r w:rsidRPr="00A2110D">
                        <w:rPr>
                          <w:rFonts w:ascii="Consolas" w:eastAsia="Times New Roman" w:hAnsi="Consolas" w:cs="Times New Roman"/>
                          <w:sz w:val="20"/>
                          <w:szCs w:val="20"/>
                        </w:rPr>
                        <w:t>);</w:t>
                      </w:r>
                    </w:p>
                    <w:p w14:paraId="309676D1" w14:textId="77777777" w:rsidR="002F3C67" w:rsidRPr="00A2110D" w:rsidRDefault="002F3C67" w:rsidP="00A2110D">
                      <w:pPr>
                        <w:spacing w:after="0" w:line="240" w:lineRule="auto"/>
                        <w:rPr>
                          <w:rFonts w:ascii="Consolas" w:eastAsia="Times New Roman" w:hAnsi="Consolas" w:cs="Times New Roman"/>
                          <w:sz w:val="20"/>
                          <w:szCs w:val="20"/>
                        </w:rPr>
                      </w:pPr>
                    </w:p>
                    <w:p w14:paraId="17590AD1"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r w:rsidRPr="00A2110D">
                        <w:rPr>
                          <w:rFonts w:ascii="Consolas" w:eastAsia="Times New Roman" w:hAnsi="Consolas" w:cs="Times New Roman"/>
                          <w:sz w:val="20"/>
                          <w:szCs w:val="20"/>
                        </w:rPr>
                        <w:t>t_s</w:t>
                      </w:r>
                      <w:proofErr w:type="spellEnd"/>
                      <w:r w:rsidRPr="00A2110D">
                        <w:rPr>
                          <w:rFonts w:ascii="Consolas" w:eastAsia="Times New Roman" w:hAnsi="Consolas" w:cs="Times New Roman"/>
                          <w:sz w:val="20"/>
                          <w:szCs w:val="20"/>
                        </w:rPr>
                        <w:t xml:space="preserve"> = 0:0.01:3;</w:t>
                      </w:r>
                    </w:p>
                    <w:p w14:paraId="4E00B410"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impulse</w:t>
                      </w:r>
                      <w:proofErr w:type="gramEnd"/>
                      <w:r w:rsidRPr="00A2110D">
                        <w:rPr>
                          <w:rFonts w:ascii="Consolas" w:eastAsia="Times New Roman" w:hAnsi="Consolas" w:cs="Times New Roman"/>
                          <w:sz w:val="20"/>
                          <w:szCs w:val="20"/>
                        </w:rPr>
                        <w:t xml:space="preserve"> = </w:t>
                      </w:r>
                      <w:proofErr w:type="spellStart"/>
                      <w:r w:rsidRPr="00A2110D">
                        <w:rPr>
                          <w:rFonts w:ascii="Consolas" w:eastAsia="Times New Roman" w:hAnsi="Consolas" w:cs="Times New Roman"/>
                          <w:sz w:val="20"/>
                          <w:szCs w:val="20"/>
                        </w:rPr>
                        <w:t>t_s</w:t>
                      </w:r>
                      <w:proofErr w:type="spellEnd"/>
                      <w:r w:rsidRPr="00A2110D">
                        <w:rPr>
                          <w:rFonts w:ascii="Consolas" w:eastAsia="Times New Roman" w:hAnsi="Consolas" w:cs="Times New Roman"/>
                          <w:sz w:val="20"/>
                          <w:szCs w:val="20"/>
                        </w:rPr>
                        <w:t>==1;</w:t>
                      </w:r>
                    </w:p>
                    <w:p w14:paraId="0C08B63D"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proofErr w:type="gramStart"/>
                      <w:r w:rsidRPr="00A2110D">
                        <w:rPr>
                          <w:rFonts w:ascii="Consolas" w:eastAsia="Times New Roman" w:hAnsi="Consolas" w:cs="Times New Roman"/>
                          <w:sz w:val="20"/>
                          <w:szCs w:val="20"/>
                        </w:rPr>
                        <w:t>unitstep</w:t>
                      </w:r>
                      <w:proofErr w:type="spellEnd"/>
                      <w:proofErr w:type="gramEnd"/>
                      <w:r w:rsidRPr="00A2110D">
                        <w:rPr>
                          <w:rFonts w:ascii="Consolas" w:eastAsia="Times New Roman" w:hAnsi="Consolas" w:cs="Times New Roman"/>
                          <w:sz w:val="20"/>
                          <w:szCs w:val="20"/>
                        </w:rPr>
                        <w:t xml:space="preserve"> = </w:t>
                      </w:r>
                      <w:proofErr w:type="spellStart"/>
                      <w:r w:rsidRPr="00A2110D">
                        <w:rPr>
                          <w:rFonts w:ascii="Consolas" w:eastAsia="Times New Roman" w:hAnsi="Consolas" w:cs="Times New Roman"/>
                          <w:sz w:val="20"/>
                          <w:szCs w:val="20"/>
                        </w:rPr>
                        <w:t>t_s</w:t>
                      </w:r>
                      <w:proofErr w:type="spellEnd"/>
                      <w:r w:rsidRPr="00A2110D">
                        <w:rPr>
                          <w:rFonts w:ascii="Consolas" w:eastAsia="Times New Roman" w:hAnsi="Consolas" w:cs="Times New Roman"/>
                          <w:sz w:val="20"/>
                          <w:szCs w:val="20"/>
                        </w:rPr>
                        <w:t xml:space="preserve">&gt;=1; </w:t>
                      </w:r>
                      <w:r w:rsidRPr="00A2110D">
                        <w:rPr>
                          <w:rFonts w:ascii="Consolas" w:eastAsia="Times New Roman" w:hAnsi="Consolas" w:cs="Times New Roman"/>
                          <w:color w:val="028009"/>
                          <w:sz w:val="20"/>
                          <w:szCs w:val="20"/>
                        </w:rPr>
                        <w:t>%for a step input</w:t>
                      </w:r>
                    </w:p>
                    <w:p w14:paraId="4543EF44"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figure</w:t>
                      </w:r>
                      <w:proofErr w:type="gramEnd"/>
                      <w:r w:rsidRPr="00A2110D">
                        <w:rPr>
                          <w:rFonts w:ascii="Consolas" w:eastAsia="Times New Roman" w:hAnsi="Consolas" w:cs="Times New Roman"/>
                          <w:sz w:val="20"/>
                          <w:szCs w:val="20"/>
                        </w:rPr>
                        <w:t>;</w:t>
                      </w:r>
                    </w:p>
                    <w:p w14:paraId="5A3EEAE1"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plot(</w:t>
                      </w:r>
                      <w:proofErr w:type="spellStart"/>
                      <w:proofErr w:type="gramEnd"/>
                      <w:r w:rsidRPr="00A2110D">
                        <w:rPr>
                          <w:rFonts w:ascii="Consolas" w:eastAsia="Times New Roman" w:hAnsi="Consolas" w:cs="Times New Roman"/>
                          <w:sz w:val="20"/>
                          <w:szCs w:val="20"/>
                        </w:rPr>
                        <w:t>t_s,unitstep</w:t>
                      </w:r>
                      <w:proofErr w:type="spellEnd"/>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'LineWidth'</w:t>
                      </w:r>
                      <w:r w:rsidRPr="00A2110D">
                        <w:rPr>
                          <w:rFonts w:ascii="Consolas" w:eastAsia="Times New Roman" w:hAnsi="Consolas" w:cs="Times New Roman"/>
                          <w:sz w:val="20"/>
                          <w:szCs w:val="20"/>
                        </w:rPr>
                        <w:t xml:space="preserve">,2); hold </w:t>
                      </w:r>
                      <w:r w:rsidRPr="00A2110D">
                        <w:rPr>
                          <w:rFonts w:ascii="Consolas" w:eastAsia="Times New Roman" w:hAnsi="Consolas" w:cs="Times New Roman"/>
                          <w:color w:val="AA04F9"/>
                          <w:sz w:val="20"/>
                          <w:szCs w:val="20"/>
                        </w:rPr>
                        <w:t>on</w:t>
                      </w:r>
                      <w:r w:rsidRPr="00A2110D">
                        <w:rPr>
                          <w:rFonts w:ascii="Consolas" w:eastAsia="Times New Roman" w:hAnsi="Consolas" w:cs="Times New Roman"/>
                          <w:sz w:val="20"/>
                          <w:szCs w:val="20"/>
                        </w:rPr>
                        <w:t>;</w:t>
                      </w:r>
                    </w:p>
                    <w:p w14:paraId="3AC59826" w14:textId="77777777" w:rsidR="002F3C67" w:rsidRPr="00A2110D" w:rsidRDefault="002F3C67" w:rsidP="00A2110D">
                      <w:pPr>
                        <w:spacing w:after="0" w:line="240" w:lineRule="auto"/>
                        <w:rPr>
                          <w:rFonts w:ascii="Consolas" w:eastAsia="Times New Roman" w:hAnsi="Consolas" w:cs="Times New Roman"/>
                          <w:sz w:val="20"/>
                          <w:szCs w:val="20"/>
                        </w:rPr>
                      </w:pPr>
                    </w:p>
                    <w:p w14:paraId="496ABE8C"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plot(</w:t>
                      </w:r>
                      <w:proofErr w:type="spellStart"/>
                      <w:proofErr w:type="gramEnd"/>
                      <w:r w:rsidRPr="00A2110D">
                        <w:rPr>
                          <w:rFonts w:ascii="Consolas" w:eastAsia="Times New Roman" w:hAnsi="Consolas" w:cs="Times New Roman"/>
                          <w:sz w:val="20"/>
                          <w:szCs w:val="20"/>
                        </w:rPr>
                        <w:t>t,theta</w:t>
                      </w:r>
                      <w:proofErr w:type="spellEnd"/>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'LineWidth'</w:t>
                      </w:r>
                      <w:r w:rsidRPr="00A2110D">
                        <w:rPr>
                          <w:rFonts w:ascii="Consolas" w:eastAsia="Times New Roman" w:hAnsi="Consolas" w:cs="Times New Roman"/>
                          <w:sz w:val="20"/>
                          <w:szCs w:val="20"/>
                        </w:rPr>
                        <w:t xml:space="preserve">,2);hold </w:t>
                      </w:r>
                      <w:r w:rsidRPr="00A2110D">
                        <w:rPr>
                          <w:rFonts w:ascii="Consolas" w:eastAsia="Times New Roman" w:hAnsi="Consolas" w:cs="Times New Roman"/>
                          <w:color w:val="AA04F9"/>
                          <w:sz w:val="20"/>
                          <w:szCs w:val="20"/>
                        </w:rPr>
                        <w:t>on</w:t>
                      </w:r>
                      <w:r w:rsidRPr="00A2110D">
                        <w:rPr>
                          <w:rFonts w:ascii="Consolas" w:eastAsia="Times New Roman" w:hAnsi="Consolas" w:cs="Times New Roman"/>
                          <w:sz w:val="20"/>
                          <w:szCs w:val="20"/>
                        </w:rPr>
                        <w:t>;</w:t>
                      </w:r>
                    </w:p>
                    <w:p w14:paraId="1F1CEB69" w14:textId="77777777" w:rsidR="002F3C67" w:rsidRPr="00A2110D" w:rsidRDefault="002F3C67" w:rsidP="00A2110D">
                      <w:pPr>
                        <w:spacing w:after="0" w:line="240" w:lineRule="auto"/>
                        <w:rPr>
                          <w:rFonts w:ascii="Consolas" w:eastAsia="Times New Roman" w:hAnsi="Consolas" w:cs="Times New Roman"/>
                          <w:sz w:val="20"/>
                          <w:szCs w:val="20"/>
                        </w:rPr>
                      </w:pPr>
                    </w:p>
                    <w:p w14:paraId="337FD9DC"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plot(</w:t>
                      </w:r>
                      <w:proofErr w:type="gramEnd"/>
                      <w:r w:rsidRPr="00A2110D">
                        <w:rPr>
                          <w:rFonts w:ascii="Consolas" w:eastAsia="Times New Roman" w:hAnsi="Consolas" w:cs="Times New Roman"/>
                          <w:sz w:val="20"/>
                          <w:szCs w:val="20"/>
                        </w:rPr>
                        <w:t xml:space="preserve">t, omega, </w:t>
                      </w:r>
                      <w:r w:rsidRPr="00A2110D">
                        <w:rPr>
                          <w:rFonts w:ascii="Consolas" w:eastAsia="Times New Roman" w:hAnsi="Consolas" w:cs="Times New Roman"/>
                          <w:color w:val="AA04F9"/>
                          <w:sz w:val="20"/>
                          <w:szCs w:val="20"/>
                        </w:rPr>
                        <w:t>'LineWidth'</w:t>
                      </w:r>
                      <w:r w:rsidRPr="00A2110D">
                        <w:rPr>
                          <w:rFonts w:ascii="Consolas" w:eastAsia="Times New Roman" w:hAnsi="Consolas" w:cs="Times New Roman"/>
                          <w:sz w:val="20"/>
                          <w:szCs w:val="20"/>
                        </w:rPr>
                        <w:t xml:space="preserve">,2); hold </w:t>
                      </w:r>
                      <w:r w:rsidRPr="00A2110D">
                        <w:rPr>
                          <w:rFonts w:ascii="Consolas" w:eastAsia="Times New Roman" w:hAnsi="Consolas" w:cs="Times New Roman"/>
                          <w:color w:val="AA04F9"/>
                          <w:sz w:val="20"/>
                          <w:szCs w:val="20"/>
                        </w:rPr>
                        <w:t>on</w:t>
                      </w:r>
                      <w:r w:rsidRPr="00A2110D">
                        <w:rPr>
                          <w:rFonts w:ascii="Consolas" w:eastAsia="Times New Roman" w:hAnsi="Consolas" w:cs="Times New Roman"/>
                          <w:sz w:val="20"/>
                          <w:szCs w:val="20"/>
                        </w:rPr>
                        <w:t>;</w:t>
                      </w:r>
                    </w:p>
                    <w:p w14:paraId="4AD5A809" w14:textId="77777777" w:rsidR="002F3C67" w:rsidRPr="00A2110D" w:rsidRDefault="002F3C67" w:rsidP="00A2110D">
                      <w:pPr>
                        <w:spacing w:after="0" w:line="240" w:lineRule="auto"/>
                        <w:rPr>
                          <w:rFonts w:ascii="Consolas" w:eastAsia="Times New Roman" w:hAnsi="Consolas" w:cs="Times New Roman"/>
                          <w:sz w:val="20"/>
                          <w:szCs w:val="20"/>
                        </w:rPr>
                      </w:pPr>
                    </w:p>
                    <w:p w14:paraId="019C3651"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r w:rsidRPr="00A2110D">
                        <w:rPr>
                          <w:rFonts w:ascii="Consolas" w:eastAsia="Times New Roman" w:hAnsi="Consolas" w:cs="Times New Roman"/>
                          <w:sz w:val="20"/>
                          <w:szCs w:val="20"/>
                        </w:rPr>
                        <w:t>sample_t</w:t>
                      </w:r>
                      <w:proofErr w:type="spellEnd"/>
                      <w:r w:rsidRPr="00A2110D">
                        <w:rPr>
                          <w:rFonts w:ascii="Consolas" w:eastAsia="Times New Roman" w:hAnsi="Consolas" w:cs="Times New Roman"/>
                          <w:sz w:val="20"/>
                          <w:szCs w:val="20"/>
                        </w:rPr>
                        <w:t xml:space="preserve"> = (sample85/10^6)-12.915544</w:t>
                      </w:r>
                      <w:proofErr w:type="gramStart"/>
                      <w:r w:rsidRPr="00A2110D">
                        <w:rPr>
                          <w:rFonts w:ascii="Consolas" w:eastAsia="Times New Roman" w:hAnsi="Consolas" w:cs="Times New Roman"/>
                          <w:sz w:val="20"/>
                          <w:szCs w:val="20"/>
                        </w:rPr>
                        <w:t>+(</w:t>
                      </w:r>
                      <w:proofErr w:type="gramEnd"/>
                      <w:r w:rsidRPr="00A2110D">
                        <w:rPr>
                          <w:rFonts w:ascii="Consolas" w:eastAsia="Times New Roman" w:hAnsi="Consolas" w:cs="Times New Roman"/>
                          <w:sz w:val="20"/>
                          <w:szCs w:val="20"/>
                        </w:rPr>
                        <w:t>1-0.21969);</w:t>
                      </w:r>
                    </w:p>
                    <w:p w14:paraId="60DC7B1E"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rad</w:t>
                      </w:r>
                      <w:proofErr w:type="gramEnd"/>
                      <w:r w:rsidRPr="00A2110D">
                        <w:rPr>
                          <w:rFonts w:ascii="Consolas" w:eastAsia="Times New Roman" w:hAnsi="Consolas" w:cs="Times New Roman"/>
                          <w:sz w:val="20"/>
                          <w:szCs w:val="20"/>
                        </w:rPr>
                        <w:t xml:space="preserve"> = -(Degrees85-30).*2*pi/360;</w:t>
                      </w:r>
                    </w:p>
                    <w:p w14:paraId="056C28DC"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plot(</w:t>
                      </w:r>
                      <w:proofErr w:type="spellStart"/>
                      <w:proofErr w:type="gramEnd"/>
                      <w:r w:rsidRPr="00A2110D">
                        <w:rPr>
                          <w:rFonts w:ascii="Consolas" w:eastAsia="Times New Roman" w:hAnsi="Consolas" w:cs="Times New Roman"/>
                          <w:sz w:val="20"/>
                          <w:szCs w:val="20"/>
                        </w:rPr>
                        <w:t>sample_t,rad</w:t>
                      </w:r>
                      <w:proofErr w:type="spellEnd"/>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'LineWidth'</w:t>
                      </w:r>
                      <w:r w:rsidRPr="00A2110D">
                        <w:rPr>
                          <w:rFonts w:ascii="Consolas" w:eastAsia="Times New Roman" w:hAnsi="Consolas" w:cs="Times New Roman"/>
                          <w:sz w:val="20"/>
                          <w:szCs w:val="20"/>
                        </w:rPr>
                        <w:t>,2);</w:t>
                      </w:r>
                    </w:p>
                    <w:p w14:paraId="216841A3"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legend(</w:t>
                      </w:r>
                      <w:proofErr w:type="gramEnd"/>
                      <w:r w:rsidRPr="00A2110D">
                        <w:rPr>
                          <w:rFonts w:ascii="Consolas" w:eastAsia="Times New Roman" w:hAnsi="Consolas" w:cs="Times New Roman"/>
                          <w:color w:val="AA04F9"/>
                          <w:sz w:val="20"/>
                          <w:szCs w:val="20"/>
                        </w:rPr>
                        <w:t>"Step Voltage(V)"</w:t>
                      </w:r>
                      <w:r w:rsidRPr="00A2110D">
                        <w:rPr>
                          <w:rFonts w:ascii="Consolas" w:eastAsia="Times New Roman" w:hAnsi="Consolas" w:cs="Times New Roman"/>
                          <w:sz w:val="20"/>
                          <w:szCs w:val="20"/>
                        </w:rPr>
                        <w:t>,</w:t>
                      </w:r>
                      <w:r w:rsidRPr="00A2110D">
                        <w:rPr>
                          <w:rFonts w:ascii="Consolas" w:eastAsia="Times New Roman" w:hAnsi="Consolas" w:cs="Times New Roman"/>
                          <w:color w:val="AA04F9"/>
                          <w:sz w:val="20"/>
                          <w:szCs w:val="20"/>
                        </w:rPr>
                        <w:t>"Modelled {\theta}(rad)"</w:t>
                      </w:r>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"Modelled {\omega}(rad/s)"</w:t>
                      </w:r>
                      <w:r w:rsidRPr="00A2110D">
                        <w:rPr>
                          <w:rFonts w:ascii="Consolas" w:eastAsia="Times New Roman" w:hAnsi="Consolas" w:cs="Times New Roman"/>
                          <w:sz w:val="20"/>
                          <w:szCs w:val="20"/>
                        </w:rPr>
                        <w:t xml:space="preserve">, </w:t>
                      </w:r>
                      <w:r w:rsidRPr="00A2110D">
                        <w:rPr>
                          <w:rFonts w:ascii="Consolas" w:eastAsia="Times New Roman" w:hAnsi="Consolas" w:cs="Times New Roman"/>
                          <w:color w:val="AA04F9"/>
                          <w:sz w:val="20"/>
                          <w:szCs w:val="20"/>
                        </w:rPr>
                        <w:t>"Actual {\theta}(rad)"</w:t>
                      </w:r>
                      <w:r w:rsidRPr="00A2110D">
                        <w:rPr>
                          <w:rFonts w:ascii="Consolas" w:eastAsia="Times New Roman" w:hAnsi="Consolas" w:cs="Times New Roman"/>
                          <w:sz w:val="20"/>
                          <w:szCs w:val="20"/>
                        </w:rPr>
                        <w:t>);</w:t>
                      </w:r>
                    </w:p>
                    <w:p w14:paraId="37AAC928"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proofErr w:type="gramStart"/>
                      <w:r w:rsidRPr="00A2110D">
                        <w:rPr>
                          <w:rFonts w:ascii="Consolas" w:eastAsia="Times New Roman" w:hAnsi="Consolas" w:cs="Times New Roman"/>
                          <w:sz w:val="20"/>
                          <w:szCs w:val="20"/>
                        </w:rPr>
                        <w:t>xlabel</w:t>
                      </w:r>
                      <w:proofErr w:type="spellEnd"/>
                      <w:r w:rsidRPr="00A2110D">
                        <w:rPr>
                          <w:rFonts w:ascii="Consolas" w:eastAsia="Times New Roman" w:hAnsi="Consolas" w:cs="Times New Roman"/>
                          <w:sz w:val="20"/>
                          <w:szCs w:val="20"/>
                        </w:rPr>
                        <w:t>(</w:t>
                      </w:r>
                      <w:proofErr w:type="gramEnd"/>
                      <w:r w:rsidRPr="00A2110D">
                        <w:rPr>
                          <w:rFonts w:ascii="Consolas" w:eastAsia="Times New Roman" w:hAnsi="Consolas" w:cs="Times New Roman"/>
                          <w:color w:val="AA04F9"/>
                          <w:sz w:val="20"/>
                          <w:szCs w:val="20"/>
                        </w:rPr>
                        <w:t>"Time (s)"</w:t>
                      </w:r>
                      <w:r w:rsidRPr="00A2110D">
                        <w:rPr>
                          <w:rFonts w:ascii="Consolas" w:eastAsia="Times New Roman" w:hAnsi="Consolas" w:cs="Times New Roman"/>
                          <w:sz w:val="20"/>
                          <w:szCs w:val="20"/>
                        </w:rPr>
                        <w:t>);</w:t>
                      </w:r>
                    </w:p>
                    <w:p w14:paraId="2DF3CD30" w14:textId="77777777" w:rsidR="002F3C67" w:rsidRPr="00A2110D" w:rsidRDefault="002F3C67" w:rsidP="00A2110D">
                      <w:pPr>
                        <w:spacing w:after="0" w:line="240" w:lineRule="auto"/>
                        <w:rPr>
                          <w:rFonts w:ascii="Consolas" w:eastAsia="Times New Roman" w:hAnsi="Consolas" w:cs="Times New Roman"/>
                          <w:sz w:val="20"/>
                          <w:szCs w:val="20"/>
                        </w:rPr>
                      </w:pPr>
                      <w:proofErr w:type="spellStart"/>
                      <w:proofErr w:type="gramStart"/>
                      <w:r w:rsidRPr="00A2110D">
                        <w:rPr>
                          <w:rFonts w:ascii="Consolas" w:eastAsia="Times New Roman" w:hAnsi="Consolas" w:cs="Times New Roman"/>
                          <w:sz w:val="20"/>
                          <w:szCs w:val="20"/>
                        </w:rPr>
                        <w:t>ylabel</w:t>
                      </w:r>
                      <w:proofErr w:type="spellEnd"/>
                      <w:r w:rsidRPr="00A2110D">
                        <w:rPr>
                          <w:rFonts w:ascii="Consolas" w:eastAsia="Times New Roman" w:hAnsi="Consolas" w:cs="Times New Roman"/>
                          <w:sz w:val="20"/>
                          <w:szCs w:val="20"/>
                        </w:rPr>
                        <w:t>(</w:t>
                      </w:r>
                      <w:proofErr w:type="gramEnd"/>
                      <w:r w:rsidRPr="00A2110D">
                        <w:rPr>
                          <w:rFonts w:ascii="Consolas" w:eastAsia="Times New Roman" w:hAnsi="Consolas" w:cs="Times New Roman"/>
                          <w:color w:val="AA04F9"/>
                          <w:sz w:val="20"/>
                          <w:szCs w:val="20"/>
                        </w:rPr>
                        <w:t>"Amplitude"</w:t>
                      </w:r>
                      <w:r w:rsidRPr="00A2110D">
                        <w:rPr>
                          <w:rFonts w:ascii="Consolas" w:eastAsia="Times New Roman" w:hAnsi="Consolas" w:cs="Times New Roman"/>
                          <w:sz w:val="20"/>
                          <w:szCs w:val="20"/>
                        </w:rPr>
                        <w:t>);</w:t>
                      </w:r>
                    </w:p>
                    <w:p w14:paraId="7D13731D" w14:textId="77777777" w:rsidR="002F3C67" w:rsidRPr="00A2110D" w:rsidRDefault="002F3C67" w:rsidP="00A2110D">
                      <w:pPr>
                        <w:spacing w:after="0" w:line="240" w:lineRule="auto"/>
                        <w:rPr>
                          <w:rFonts w:ascii="Consolas" w:eastAsia="Times New Roman" w:hAnsi="Consolas" w:cs="Times New Roman"/>
                          <w:sz w:val="20"/>
                          <w:szCs w:val="20"/>
                        </w:rPr>
                      </w:pPr>
                      <w:proofErr w:type="gramStart"/>
                      <w:r w:rsidRPr="00A2110D">
                        <w:rPr>
                          <w:rFonts w:ascii="Consolas" w:eastAsia="Times New Roman" w:hAnsi="Consolas" w:cs="Times New Roman"/>
                          <w:sz w:val="20"/>
                          <w:szCs w:val="20"/>
                        </w:rPr>
                        <w:t>title(</w:t>
                      </w:r>
                      <w:proofErr w:type="gramEnd"/>
                      <w:r w:rsidRPr="00A2110D">
                        <w:rPr>
                          <w:rFonts w:ascii="Consolas" w:eastAsia="Times New Roman" w:hAnsi="Consolas" w:cs="Times New Roman"/>
                          <w:color w:val="AA04F9"/>
                          <w:sz w:val="20"/>
                          <w:szCs w:val="20"/>
                        </w:rPr>
                        <w:t>"85% Duty Cycle"</w:t>
                      </w:r>
                      <w:r w:rsidRPr="00A2110D">
                        <w:rPr>
                          <w:rFonts w:ascii="Consolas" w:eastAsia="Times New Roman" w:hAnsi="Consolas" w:cs="Times New Roman"/>
                          <w:sz w:val="20"/>
                          <w:szCs w:val="20"/>
                        </w:rPr>
                        <w:t>);</w:t>
                      </w:r>
                    </w:p>
                    <w:p w14:paraId="6E342714" w14:textId="77777777" w:rsidR="002F3C67" w:rsidRPr="00A2110D" w:rsidRDefault="002F3C67" w:rsidP="00A2110D">
                      <w:pPr>
                        <w:spacing w:after="0" w:line="240" w:lineRule="auto"/>
                        <w:rPr>
                          <w:rFonts w:ascii="Consolas" w:eastAsia="Times New Roman" w:hAnsi="Consolas" w:cs="Times New Roman"/>
                          <w:sz w:val="20"/>
                          <w:szCs w:val="20"/>
                        </w:rPr>
                      </w:pPr>
                    </w:p>
                    <w:p w14:paraId="61CC1ABB" w14:textId="77777777" w:rsidR="002F3C67" w:rsidRPr="00A2110D" w:rsidRDefault="002F3C67" w:rsidP="00A2110D">
                      <w:pPr>
                        <w:spacing w:after="0" w:line="240" w:lineRule="auto"/>
                        <w:rPr>
                          <w:rFonts w:ascii="Consolas" w:eastAsia="Times New Roman" w:hAnsi="Consolas" w:cs="Times New Roman"/>
                          <w:sz w:val="20"/>
                          <w:szCs w:val="20"/>
                        </w:rPr>
                      </w:pPr>
                    </w:p>
                    <w:p w14:paraId="5139A24D" w14:textId="4EE03AFC" w:rsidR="002F3C67" w:rsidRDefault="002F3C67"/>
                  </w:txbxContent>
                </v:textbox>
                <w10:wrap type="square"/>
              </v:shape>
            </w:pict>
          </mc:Fallback>
        </mc:AlternateContent>
      </w:r>
      <w:proofErr w:type="spellStart"/>
      <w:r w:rsidRPr="00A2110D">
        <w:rPr>
          <w:b/>
        </w:rPr>
        <w:t>Matlab</w:t>
      </w:r>
      <w:proofErr w:type="spellEnd"/>
      <w:r w:rsidRPr="00A2110D">
        <w:rPr>
          <w:b/>
        </w:rPr>
        <w:t xml:space="preserve"> Code</w:t>
      </w:r>
    </w:p>
    <w:p w14:paraId="26652840" w14:textId="10D2B74C" w:rsidR="00A2110D" w:rsidRPr="002F3C67" w:rsidRDefault="00A2110D" w:rsidP="00A2110D">
      <w:pPr>
        <w:rPr>
          <w:b/>
        </w:rPr>
      </w:pPr>
      <w:r w:rsidRPr="00A2110D">
        <w:rPr>
          <w:rFonts w:ascii="Times New Roman" w:hAnsi="Times New Roman" w:cs="Times New Roman"/>
          <w:b/>
          <w:sz w:val="24"/>
        </w:rPr>
        <w:lastRenderedPageBreak/>
        <w:t>Graph</w:t>
      </w:r>
    </w:p>
    <w:p w14:paraId="1D81A92C" w14:textId="77777777" w:rsidR="00AD7A5F" w:rsidRDefault="45FBA0EB" w:rsidP="00AD7A5F">
      <w:pPr>
        <w:keepNext/>
      </w:pPr>
      <w:r>
        <w:rPr>
          <w:noProof/>
        </w:rPr>
        <w:drawing>
          <wp:inline distT="0" distB="0" distL="0" distR="0" wp14:anchorId="1DC38C90" wp14:editId="383C9BBA">
            <wp:extent cx="5930747" cy="3076575"/>
            <wp:effectExtent l="0" t="0" r="0" b="0"/>
            <wp:docPr id="551297017" name="Picture 55129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30747" cy="3076575"/>
                    </a:xfrm>
                    <a:prstGeom prst="rect">
                      <a:avLst/>
                    </a:prstGeom>
                  </pic:spPr>
                </pic:pic>
              </a:graphicData>
            </a:graphic>
          </wp:inline>
        </w:drawing>
      </w:r>
    </w:p>
    <w:p w14:paraId="1243B5B5" w14:textId="5B3EA11A" w:rsidR="00AD7A5F" w:rsidRDefault="00AD7A5F" w:rsidP="00AD7A5F">
      <w:pPr>
        <w:pStyle w:val="Caption"/>
        <w:jc w:val="center"/>
      </w:pPr>
      <w:r>
        <w:t xml:space="preserve">Figure </w:t>
      </w:r>
      <w:r>
        <w:fldChar w:fldCharType="begin"/>
      </w:r>
      <w:r>
        <w:instrText xml:space="preserve"> SEQ Figure \* ARABIC </w:instrText>
      </w:r>
      <w:r>
        <w:fldChar w:fldCharType="separate"/>
      </w:r>
      <w:r w:rsidR="004F6ACB">
        <w:rPr>
          <w:noProof/>
        </w:rPr>
        <w:t>10</w:t>
      </w:r>
      <w:r>
        <w:fldChar w:fldCharType="end"/>
      </w:r>
      <w:r w:rsidR="002F3C67">
        <w:t>:</w:t>
      </w:r>
      <w:r>
        <w:t xml:space="preserve"> K</w:t>
      </w:r>
      <w:r>
        <w:rPr>
          <w:vertAlign w:val="subscript"/>
        </w:rPr>
        <w:t>2</w:t>
      </w:r>
      <w:r>
        <w:t xml:space="preserve"> = 35, τ</w:t>
      </w:r>
      <w:r>
        <w:rPr>
          <w:vertAlign w:val="subscript"/>
        </w:rPr>
        <w:t>2</w:t>
      </w:r>
      <w:r>
        <w:t xml:space="preserve"> = 0.1s</w:t>
      </w:r>
    </w:p>
    <w:p w14:paraId="6FD7694B" w14:textId="0CB747E7" w:rsidR="002F3C67" w:rsidRDefault="002F3C67" w:rsidP="002F3C67">
      <w:pPr>
        <w:rPr>
          <w:rFonts w:ascii="Times New Roman" w:hAnsi="Times New Roman" w:cs="Times New Roman"/>
          <w:b/>
          <w:sz w:val="24"/>
        </w:rPr>
      </w:pPr>
      <w:r w:rsidRPr="002F3C67">
        <w:rPr>
          <w:rFonts w:ascii="Times New Roman" w:hAnsi="Times New Roman" w:cs="Times New Roman"/>
          <w:b/>
          <w:noProof/>
          <w:sz w:val="24"/>
        </w:rPr>
        <mc:AlternateContent>
          <mc:Choice Requires="wps">
            <w:drawing>
              <wp:anchor distT="45720" distB="45720" distL="114300" distR="114300" simplePos="0" relativeHeight="251665408" behindDoc="0" locked="0" layoutInCell="1" allowOverlap="1" wp14:anchorId="78D13E36" wp14:editId="755D156D">
                <wp:simplePos x="0" y="0"/>
                <wp:positionH relativeFrom="column">
                  <wp:posOffset>0</wp:posOffset>
                </wp:positionH>
                <wp:positionV relativeFrom="paragraph">
                  <wp:posOffset>287019</wp:posOffset>
                </wp:positionV>
                <wp:extent cx="5930265" cy="4162425"/>
                <wp:effectExtent l="0" t="0" r="1333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4162425"/>
                        </a:xfrm>
                        <a:prstGeom prst="rect">
                          <a:avLst/>
                        </a:prstGeom>
                        <a:solidFill>
                          <a:srgbClr val="FFFFFF"/>
                        </a:solidFill>
                        <a:ln w="9525">
                          <a:solidFill>
                            <a:srgbClr val="000000"/>
                          </a:solidFill>
                          <a:miter lim="800000"/>
                          <a:headEnd/>
                          <a:tailEnd/>
                        </a:ln>
                      </wps:spPr>
                      <wps:txbx>
                        <w:txbxContent>
                          <w:p w14:paraId="71F92C2A" w14:textId="7598A584" w:rsidR="002F3C67" w:rsidRPr="002F3C67" w:rsidRDefault="002F3C67" w:rsidP="002F3C67">
                            <w:pPr>
                              <w:rPr>
                                <w:rFonts w:ascii="Consolas" w:eastAsia="Times New Roman" w:hAnsi="Consolas" w:cs="Times New Roman"/>
                                <w:sz w:val="20"/>
                                <w:szCs w:val="20"/>
                              </w:rPr>
                            </w:pPr>
                            <w:r w:rsidRPr="002F3C67">
                              <w:rPr>
                                <w:rFonts w:ascii="Consolas" w:eastAsia="Times New Roman" w:hAnsi="Consolas" w:cs="Times New Roman"/>
                                <w:sz w:val="20"/>
                                <w:szCs w:val="20"/>
                              </w:rPr>
                              <w:t xml:space="preserve">L=0.050; </w:t>
                            </w:r>
                            <w:r w:rsidRPr="002F3C67">
                              <w:rPr>
                                <w:rFonts w:ascii="Consolas" w:eastAsia="Times New Roman" w:hAnsi="Consolas" w:cs="Times New Roman"/>
                                <w:color w:val="028009"/>
                                <w:sz w:val="20"/>
                                <w:szCs w:val="20"/>
                              </w:rPr>
                              <w:t>% length of beam - 50mm, mass of beam = 147.24 g, mass of motor = 10.88 g</w:t>
                            </w:r>
                          </w:p>
                          <w:p w14:paraId="7F2047E8" w14:textId="77777777" w:rsidR="002F3C67" w:rsidRPr="002F3C67" w:rsidRDefault="002F3C67" w:rsidP="002F3C67">
                            <w:pPr>
                              <w:spacing w:after="0" w:line="240" w:lineRule="auto"/>
                              <w:rPr>
                                <w:rFonts w:ascii="Consolas" w:eastAsia="Times New Roman" w:hAnsi="Consolas" w:cs="Times New Roman"/>
                                <w:sz w:val="20"/>
                                <w:szCs w:val="20"/>
                              </w:rPr>
                            </w:pPr>
                            <w:proofErr w:type="spellStart"/>
                            <w:r w:rsidRPr="002F3C67">
                              <w:rPr>
                                <w:rFonts w:ascii="Consolas" w:eastAsia="Times New Roman" w:hAnsi="Consolas" w:cs="Times New Roman"/>
                                <w:sz w:val="20"/>
                                <w:szCs w:val="20"/>
                              </w:rPr>
                              <w:t>Ja</w:t>
                            </w:r>
                            <w:proofErr w:type="spellEnd"/>
                            <w:r w:rsidRPr="002F3C67">
                              <w:rPr>
                                <w:rFonts w:ascii="Consolas" w:eastAsia="Times New Roman" w:hAnsi="Consolas" w:cs="Times New Roman"/>
                                <w:sz w:val="20"/>
                                <w:szCs w:val="20"/>
                              </w:rPr>
                              <w:t xml:space="preserve"> = 1/12*(147*10^-3)*(50*10^-3</w:t>
                            </w:r>
                            <w:proofErr w:type="gramStart"/>
                            <w:r w:rsidRPr="002F3C67">
                              <w:rPr>
                                <w:rFonts w:ascii="Consolas" w:eastAsia="Times New Roman" w:hAnsi="Consolas" w:cs="Times New Roman"/>
                                <w:sz w:val="20"/>
                                <w:szCs w:val="20"/>
                              </w:rPr>
                              <w:t>)^</w:t>
                            </w:r>
                            <w:proofErr w:type="gramEnd"/>
                            <w:r w:rsidRPr="002F3C67">
                              <w:rPr>
                                <w:rFonts w:ascii="Consolas" w:eastAsia="Times New Roman" w:hAnsi="Consolas" w:cs="Times New Roman"/>
                                <w:sz w:val="20"/>
                                <w:szCs w:val="20"/>
                              </w:rPr>
                              <w:t xml:space="preserve">2; </w:t>
                            </w:r>
                            <w:r w:rsidRPr="002F3C67">
                              <w:rPr>
                                <w:rFonts w:ascii="Consolas" w:eastAsia="Times New Roman" w:hAnsi="Consolas" w:cs="Times New Roman"/>
                                <w:color w:val="028009"/>
                                <w:sz w:val="20"/>
                                <w:szCs w:val="20"/>
                              </w:rPr>
                              <w:t>% Moment of inertia of Arm/Beam; J = 1/12 *</w:t>
                            </w:r>
                            <w:proofErr w:type="spellStart"/>
                            <w:r w:rsidRPr="002F3C67">
                              <w:rPr>
                                <w:rFonts w:ascii="Consolas" w:eastAsia="Times New Roman" w:hAnsi="Consolas" w:cs="Times New Roman"/>
                                <w:color w:val="028009"/>
                                <w:sz w:val="20"/>
                                <w:szCs w:val="20"/>
                              </w:rPr>
                              <w:t>m_b</w:t>
                            </w:r>
                            <w:proofErr w:type="spellEnd"/>
                            <w:r w:rsidRPr="002F3C67">
                              <w:rPr>
                                <w:rFonts w:ascii="Consolas" w:eastAsia="Times New Roman" w:hAnsi="Consolas" w:cs="Times New Roman"/>
                                <w:color w:val="028009"/>
                                <w:sz w:val="20"/>
                                <w:szCs w:val="20"/>
                              </w:rPr>
                              <w:t>*L^2</w:t>
                            </w:r>
                          </w:p>
                          <w:p w14:paraId="14738AD7" w14:textId="77777777" w:rsidR="002F3C67" w:rsidRPr="002F3C67" w:rsidRDefault="002F3C67" w:rsidP="002F3C67">
                            <w:pPr>
                              <w:spacing w:after="0" w:line="240" w:lineRule="auto"/>
                              <w:rPr>
                                <w:rFonts w:ascii="Consolas" w:eastAsia="Times New Roman" w:hAnsi="Consolas" w:cs="Times New Roman"/>
                                <w:sz w:val="20"/>
                                <w:szCs w:val="20"/>
                              </w:rPr>
                            </w:pPr>
                            <w:proofErr w:type="spellStart"/>
                            <w:r w:rsidRPr="002F3C67">
                              <w:rPr>
                                <w:rFonts w:ascii="Consolas" w:eastAsia="Times New Roman" w:hAnsi="Consolas" w:cs="Times New Roman"/>
                                <w:sz w:val="20"/>
                                <w:szCs w:val="20"/>
                              </w:rPr>
                              <w:t>Jr</w:t>
                            </w:r>
                            <w:proofErr w:type="spellEnd"/>
                            <w:r w:rsidRPr="002F3C67">
                              <w:rPr>
                                <w:rFonts w:ascii="Consolas" w:eastAsia="Times New Roman" w:hAnsi="Consolas" w:cs="Times New Roman"/>
                                <w:sz w:val="20"/>
                                <w:szCs w:val="20"/>
                              </w:rPr>
                              <w:t xml:space="preserve"> = 1/2*0.01088*(50*10^-3</w:t>
                            </w:r>
                            <w:proofErr w:type="gramStart"/>
                            <w:r w:rsidRPr="002F3C67">
                              <w:rPr>
                                <w:rFonts w:ascii="Consolas" w:eastAsia="Times New Roman" w:hAnsi="Consolas" w:cs="Times New Roman"/>
                                <w:sz w:val="20"/>
                                <w:szCs w:val="20"/>
                              </w:rPr>
                              <w:t>)^</w:t>
                            </w:r>
                            <w:proofErr w:type="gramEnd"/>
                            <w:r w:rsidRPr="002F3C67">
                              <w:rPr>
                                <w:rFonts w:ascii="Consolas" w:eastAsia="Times New Roman" w:hAnsi="Consolas" w:cs="Times New Roman"/>
                                <w:sz w:val="20"/>
                                <w:szCs w:val="20"/>
                              </w:rPr>
                              <w:t xml:space="preserve">2; </w:t>
                            </w:r>
                            <w:r w:rsidRPr="002F3C67">
                              <w:rPr>
                                <w:rFonts w:ascii="Consolas" w:eastAsia="Times New Roman" w:hAnsi="Consolas" w:cs="Times New Roman"/>
                                <w:color w:val="028009"/>
                                <w:sz w:val="20"/>
                                <w:szCs w:val="20"/>
                              </w:rPr>
                              <w:t xml:space="preserve">% Moment of inertia of motors acting as point masses </w:t>
                            </w:r>
                            <w:proofErr w:type="spellStart"/>
                            <w:r w:rsidRPr="002F3C67">
                              <w:rPr>
                                <w:rFonts w:ascii="Consolas" w:eastAsia="Times New Roman" w:hAnsi="Consolas" w:cs="Times New Roman"/>
                                <w:color w:val="028009"/>
                                <w:sz w:val="20"/>
                                <w:szCs w:val="20"/>
                              </w:rPr>
                              <w:t>serperated</w:t>
                            </w:r>
                            <w:proofErr w:type="spellEnd"/>
                            <w:r w:rsidRPr="002F3C67">
                              <w:rPr>
                                <w:rFonts w:ascii="Consolas" w:eastAsia="Times New Roman" w:hAnsi="Consolas" w:cs="Times New Roman"/>
                                <w:color w:val="028009"/>
                                <w:sz w:val="20"/>
                                <w:szCs w:val="20"/>
                              </w:rPr>
                              <w:t xml:space="preserve"> by distance L J=1/2 *</w:t>
                            </w:r>
                            <w:proofErr w:type="spellStart"/>
                            <w:r w:rsidRPr="002F3C67">
                              <w:rPr>
                                <w:rFonts w:ascii="Consolas" w:eastAsia="Times New Roman" w:hAnsi="Consolas" w:cs="Times New Roman"/>
                                <w:color w:val="028009"/>
                                <w:sz w:val="20"/>
                                <w:szCs w:val="20"/>
                              </w:rPr>
                              <w:t>m_m</w:t>
                            </w:r>
                            <w:proofErr w:type="spellEnd"/>
                            <w:r w:rsidRPr="002F3C67">
                              <w:rPr>
                                <w:rFonts w:ascii="Consolas" w:eastAsia="Times New Roman" w:hAnsi="Consolas" w:cs="Times New Roman"/>
                                <w:color w:val="028009"/>
                                <w:sz w:val="20"/>
                                <w:szCs w:val="20"/>
                              </w:rPr>
                              <w:t>*L^2</w:t>
                            </w:r>
                          </w:p>
                          <w:p w14:paraId="2FA221D0" w14:textId="77777777" w:rsidR="002F3C67" w:rsidRPr="002F3C67" w:rsidRDefault="002F3C67" w:rsidP="002F3C67">
                            <w:pPr>
                              <w:spacing w:after="0" w:line="240" w:lineRule="auto"/>
                              <w:rPr>
                                <w:rFonts w:ascii="Consolas" w:eastAsia="Times New Roman" w:hAnsi="Consolas" w:cs="Times New Roman"/>
                                <w:sz w:val="20"/>
                                <w:szCs w:val="20"/>
                              </w:rPr>
                            </w:pPr>
                            <w:r w:rsidRPr="002F3C67">
                              <w:rPr>
                                <w:rFonts w:ascii="Consolas" w:eastAsia="Times New Roman" w:hAnsi="Consolas" w:cs="Times New Roman"/>
                                <w:sz w:val="20"/>
                                <w:szCs w:val="20"/>
                              </w:rPr>
                              <w:t xml:space="preserve">J = </w:t>
                            </w:r>
                            <w:proofErr w:type="spellStart"/>
                            <w:proofErr w:type="gramStart"/>
                            <w:r w:rsidRPr="002F3C67">
                              <w:rPr>
                                <w:rFonts w:ascii="Consolas" w:eastAsia="Times New Roman" w:hAnsi="Consolas" w:cs="Times New Roman"/>
                                <w:sz w:val="20"/>
                                <w:szCs w:val="20"/>
                              </w:rPr>
                              <w:t>Ja</w:t>
                            </w:r>
                            <w:proofErr w:type="spellEnd"/>
                            <w:proofErr w:type="gramEnd"/>
                            <w:r w:rsidRPr="002F3C67">
                              <w:rPr>
                                <w:rFonts w:ascii="Consolas" w:eastAsia="Times New Roman" w:hAnsi="Consolas" w:cs="Times New Roman"/>
                                <w:sz w:val="20"/>
                                <w:szCs w:val="20"/>
                              </w:rPr>
                              <w:t xml:space="preserve"> + </w:t>
                            </w:r>
                            <w:proofErr w:type="spellStart"/>
                            <w:r w:rsidRPr="002F3C67">
                              <w:rPr>
                                <w:rFonts w:ascii="Consolas" w:eastAsia="Times New Roman" w:hAnsi="Consolas" w:cs="Times New Roman"/>
                                <w:sz w:val="20"/>
                                <w:szCs w:val="20"/>
                              </w:rPr>
                              <w:t>Jr</w:t>
                            </w:r>
                            <w:proofErr w:type="spellEnd"/>
                            <w:r w:rsidRPr="002F3C67">
                              <w:rPr>
                                <w:rFonts w:ascii="Consolas" w:eastAsia="Times New Roman" w:hAnsi="Consolas" w:cs="Times New Roman"/>
                                <w:sz w:val="20"/>
                                <w:szCs w:val="20"/>
                              </w:rPr>
                              <w:t>;</w:t>
                            </w:r>
                          </w:p>
                          <w:p w14:paraId="79F7FBE1" w14:textId="77777777" w:rsidR="002F3C67" w:rsidRPr="002F3C67" w:rsidRDefault="002F3C67" w:rsidP="002F3C67">
                            <w:pPr>
                              <w:spacing w:after="0" w:line="240" w:lineRule="auto"/>
                              <w:rPr>
                                <w:rFonts w:ascii="Consolas" w:eastAsia="Times New Roman" w:hAnsi="Consolas" w:cs="Times New Roman"/>
                                <w:sz w:val="20"/>
                                <w:szCs w:val="20"/>
                              </w:rPr>
                            </w:pPr>
                            <w:r w:rsidRPr="002F3C67">
                              <w:rPr>
                                <w:rFonts w:ascii="Consolas" w:eastAsia="Times New Roman" w:hAnsi="Consolas" w:cs="Times New Roman"/>
                                <w:sz w:val="20"/>
                                <w:szCs w:val="20"/>
                              </w:rPr>
                              <w:t xml:space="preserve">b =1; </w:t>
                            </w:r>
                            <w:r w:rsidRPr="002F3C67">
                              <w:rPr>
                                <w:rFonts w:ascii="Consolas" w:eastAsia="Times New Roman" w:hAnsi="Consolas" w:cs="Times New Roman"/>
                                <w:color w:val="028009"/>
                                <w:sz w:val="20"/>
                                <w:szCs w:val="20"/>
                              </w:rPr>
                              <w:t>% coefficient of friction</w:t>
                            </w:r>
                          </w:p>
                          <w:p w14:paraId="3986E658" w14:textId="77777777" w:rsidR="002F3C67" w:rsidRPr="002F3C67" w:rsidRDefault="002F3C67" w:rsidP="002F3C67">
                            <w:pPr>
                              <w:spacing w:after="0" w:line="240" w:lineRule="auto"/>
                              <w:rPr>
                                <w:rFonts w:ascii="Consolas" w:eastAsia="Times New Roman" w:hAnsi="Consolas" w:cs="Times New Roman"/>
                                <w:sz w:val="20"/>
                                <w:szCs w:val="20"/>
                              </w:rPr>
                            </w:pPr>
                            <w:r w:rsidRPr="002F3C67">
                              <w:rPr>
                                <w:rFonts w:ascii="Consolas" w:eastAsia="Times New Roman" w:hAnsi="Consolas" w:cs="Times New Roman"/>
                                <w:sz w:val="20"/>
                                <w:szCs w:val="20"/>
                              </w:rPr>
                              <w:t>K = 27;</w:t>
                            </w:r>
                          </w:p>
                          <w:p w14:paraId="073F7E56" w14:textId="77777777" w:rsidR="002F3C67" w:rsidRPr="002F3C67" w:rsidRDefault="002F3C67" w:rsidP="002F3C67">
                            <w:pPr>
                              <w:spacing w:after="0" w:line="240" w:lineRule="auto"/>
                              <w:rPr>
                                <w:rFonts w:ascii="Consolas" w:eastAsia="Times New Roman" w:hAnsi="Consolas" w:cs="Times New Roman"/>
                                <w:sz w:val="20"/>
                                <w:szCs w:val="20"/>
                              </w:rPr>
                            </w:pPr>
                            <w:r w:rsidRPr="002F3C67">
                              <w:rPr>
                                <w:rFonts w:ascii="Consolas" w:eastAsia="Times New Roman" w:hAnsi="Consolas" w:cs="Times New Roman"/>
                                <w:sz w:val="20"/>
                                <w:szCs w:val="20"/>
                              </w:rPr>
                              <w:t xml:space="preserve">T = 0.09; </w:t>
                            </w:r>
                            <w:r w:rsidRPr="002F3C67">
                              <w:rPr>
                                <w:rFonts w:ascii="Consolas" w:eastAsia="Times New Roman" w:hAnsi="Consolas" w:cs="Times New Roman"/>
                                <w:color w:val="028009"/>
                                <w:sz w:val="20"/>
                                <w:szCs w:val="20"/>
                              </w:rPr>
                              <w:t>% tau</w:t>
                            </w:r>
                          </w:p>
                          <w:p w14:paraId="29DE5DD8" w14:textId="77777777" w:rsidR="002F3C67" w:rsidRPr="002F3C67" w:rsidRDefault="002F3C67" w:rsidP="002F3C67">
                            <w:pPr>
                              <w:spacing w:after="0" w:line="240" w:lineRule="auto"/>
                              <w:rPr>
                                <w:rFonts w:ascii="Consolas" w:eastAsia="Times New Roman" w:hAnsi="Consolas" w:cs="Times New Roman"/>
                                <w:sz w:val="20"/>
                                <w:szCs w:val="20"/>
                              </w:rPr>
                            </w:pPr>
                            <w:proofErr w:type="spellStart"/>
                            <w:proofErr w:type="gramStart"/>
                            <w:r w:rsidRPr="002F3C67">
                              <w:rPr>
                                <w:rFonts w:ascii="Consolas" w:eastAsia="Times New Roman" w:hAnsi="Consolas" w:cs="Times New Roman"/>
                                <w:sz w:val="20"/>
                                <w:szCs w:val="20"/>
                              </w:rPr>
                              <w:t>sim</w:t>
                            </w:r>
                            <w:proofErr w:type="spellEnd"/>
                            <w:r w:rsidRPr="002F3C67">
                              <w:rPr>
                                <w:rFonts w:ascii="Consolas" w:eastAsia="Times New Roman" w:hAnsi="Consolas" w:cs="Times New Roman"/>
                                <w:sz w:val="20"/>
                                <w:szCs w:val="20"/>
                              </w:rPr>
                              <w:t>(</w:t>
                            </w:r>
                            <w:proofErr w:type="gramEnd"/>
                            <w:r w:rsidRPr="002F3C67">
                              <w:rPr>
                                <w:rFonts w:ascii="Consolas" w:eastAsia="Times New Roman" w:hAnsi="Consolas" w:cs="Times New Roman"/>
                                <w:color w:val="AA04F9"/>
                                <w:sz w:val="20"/>
                                <w:szCs w:val="20"/>
                              </w:rPr>
                              <w:t>"</w:t>
                            </w:r>
                            <w:proofErr w:type="spellStart"/>
                            <w:r w:rsidRPr="002F3C67">
                              <w:rPr>
                                <w:rFonts w:ascii="Consolas" w:eastAsia="Times New Roman" w:hAnsi="Consolas" w:cs="Times New Roman"/>
                                <w:color w:val="AA04F9"/>
                                <w:sz w:val="20"/>
                                <w:szCs w:val="20"/>
                              </w:rPr>
                              <w:t>Final_model</w:t>
                            </w:r>
                            <w:proofErr w:type="spellEnd"/>
                            <w:r w:rsidRPr="002F3C67">
                              <w:rPr>
                                <w:rFonts w:ascii="Consolas" w:eastAsia="Times New Roman" w:hAnsi="Consolas" w:cs="Times New Roman"/>
                                <w:color w:val="AA04F9"/>
                                <w:sz w:val="20"/>
                                <w:szCs w:val="20"/>
                              </w:rPr>
                              <w:t>"</w:t>
                            </w:r>
                            <w:r w:rsidRPr="002F3C67">
                              <w:rPr>
                                <w:rFonts w:ascii="Consolas" w:eastAsia="Times New Roman" w:hAnsi="Consolas" w:cs="Times New Roman"/>
                                <w:sz w:val="20"/>
                                <w:szCs w:val="20"/>
                              </w:rPr>
                              <w:t>);</w:t>
                            </w:r>
                          </w:p>
                          <w:p w14:paraId="52C2EE93" w14:textId="77777777" w:rsidR="002F3C67" w:rsidRPr="002F3C67" w:rsidRDefault="002F3C67" w:rsidP="002F3C67">
                            <w:pPr>
                              <w:spacing w:after="0" w:line="240" w:lineRule="auto"/>
                              <w:rPr>
                                <w:rFonts w:ascii="Consolas" w:eastAsia="Times New Roman" w:hAnsi="Consolas" w:cs="Times New Roman"/>
                                <w:sz w:val="20"/>
                                <w:szCs w:val="20"/>
                              </w:rPr>
                            </w:pPr>
                          </w:p>
                          <w:p w14:paraId="1B4765B5" w14:textId="77777777" w:rsidR="002F3C67" w:rsidRPr="002F3C67" w:rsidRDefault="002F3C67" w:rsidP="002F3C67">
                            <w:pPr>
                              <w:spacing w:after="0" w:line="240" w:lineRule="auto"/>
                              <w:rPr>
                                <w:rFonts w:ascii="Consolas" w:eastAsia="Times New Roman" w:hAnsi="Consolas" w:cs="Times New Roman"/>
                                <w:sz w:val="20"/>
                                <w:szCs w:val="20"/>
                              </w:rPr>
                            </w:pPr>
                            <w:proofErr w:type="spellStart"/>
                            <w:r w:rsidRPr="002F3C67">
                              <w:rPr>
                                <w:rFonts w:ascii="Consolas" w:eastAsia="Times New Roman" w:hAnsi="Consolas" w:cs="Times New Roman"/>
                                <w:sz w:val="20"/>
                                <w:szCs w:val="20"/>
                              </w:rPr>
                              <w:t>t_s</w:t>
                            </w:r>
                            <w:proofErr w:type="spellEnd"/>
                            <w:r w:rsidRPr="002F3C67">
                              <w:rPr>
                                <w:rFonts w:ascii="Consolas" w:eastAsia="Times New Roman" w:hAnsi="Consolas" w:cs="Times New Roman"/>
                                <w:sz w:val="20"/>
                                <w:szCs w:val="20"/>
                              </w:rPr>
                              <w:t xml:space="preserve"> = 0:0.01:3;</w:t>
                            </w:r>
                          </w:p>
                          <w:p w14:paraId="1D157E3D" w14:textId="77777777" w:rsidR="002F3C67" w:rsidRPr="002F3C67" w:rsidRDefault="002F3C67" w:rsidP="002F3C67">
                            <w:pPr>
                              <w:spacing w:after="0" w:line="240" w:lineRule="auto"/>
                              <w:rPr>
                                <w:rFonts w:ascii="Consolas" w:eastAsia="Times New Roman" w:hAnsi="Consolas" w:cs="Times New Roman"/>
                                <w:sz w:val="20"/>
                                <w:szCs w:val="20"/>
                              </w:rPr>
                            </w:pPr>
                            <w:proofErr w:type="gramStart"/>
                            <w:r w:rsidRPr="002F3C67">
                              <w:rPr>
                                <w:rFonts w:ascii="Consolas" w:eastAsia="Times New Roman" w:hAnsi="Consolas" w:cs="Times New Roman"/>
                                <w:sz w:val="20"/>
                                <w:szCs w:val="20"/>
                              </w:rPr>
                              <w:t>impulse</w:t>
                            </w:r>
                            <w:proofErr w:type="gramEnd"/>
                            <w:r w:rsidRPr="002F3C67">
                              <w:rPr>
                                <w:rFonts w:ascii="Consolas" w:eastAsia="Times New Roman" w:hAnsi="Consolas" w:cs="Times New Roman"/>
                                <w:sz w:val="20"/>
                                <w:szCs w:val="20"/>
                              </w:rPr>
                              <w:t xml:space="preserve"> = </w:t>
                            </w:r>
                            <w:proofErr w:type="spellStart"/>
                            <w:r w:rsidRPr="002F3C67">
                              <w:rPr>
                                <w:rFonts w:ascii="Consolas" w:eastAsia="Times New Roman" w:hAnsi="Consolas" w:cs="Times New Roman"/>
                                <w:sz w:val="20"/>
                                <w:szCs w:val="20"/>
                              </w:rPr>
                              <w:t>t_s</w:t>
                            </w:r>
                            <w:proofErr w:type="spellEnd"/>
                            <w:r w:rsidRPr="002F3C67">
                              <w:rPr>
                                <w:rFonts w:ascii="Consolas" w:eastAsia="Times New Roman" w:hAnsi="Consolas" w:cs="Times New Roman"/>
                                <w:sz w:val="20"/>
                                <w:szCs w:val="20"/>
                              </w:rPr>
                              <w:t>==1;</w:t>
                            </w:r>
                          </w:p>
                          <w:p w14:paraId="5C98A773" w14:textId="77777777" w:rsidR="002F3C67" w:rsidRPr="002F3C67" w:rsidRDefault="002F3C67" w:rsidP="002F3C67">
                            <w:pPr>
                              <w:spacing w:after="0" w:line="240" w:lineRule="auto"/>
                              <w:rPr>
                                <w:rFonts w:ascii="Consolas" w:eastAsia="Times New Roman" w:hAnsi="Consolas" w:cs="Times New Roman"/>
                                <w:sz w:val="20"/>
                                <w:szCs w:val="20"/>
                              </w:rPr>
                            </w:pPr>
                            <w:proofErr w:type="spellStart"/>
                            <w:proofErr w:type="gramStart"/>
                            <w:r w:rsidRPr="002F3C67">
                              <w:rPr>
                                <w:rFonts w:ascii="Consolas" w:eastAsia="Times New Roman" w:hAnsi="Consolas" w:cs="Times New Roman"/>
                                <w:sz w:val="20"/>
                                <w:szCs w:val="20"/>
                              </w:rPr>
                              <w:t>unitstep</w:t>
                            </w:r>
                            <w:proofErr w:type="spellEnd"/>
                            <w:proofErr w:type="gramEnd"/>
                            <w:r w:rsidRPr="002F3C67">
                              <w:rPr>
                                <w:rFonts w:ascii="Consolas" w:eastAsia="Times New Roman" w:hAnsi="Consolas" w:cs="Times New Roman"/>
                                <w:sz w:val="20"/>
                                <w:szCs w:val="20"/>
                              </w:rPr>
                              <w:t xml:space="preserve"> = </w:t>
                            </w:r>
                            <w:proofErr w:type="spellStart"/>
                            <w:r w:rsidRPr="002F3C67">
                              <w:rPr>
                                <w:rFonts w:ascii="Consolas" w:eastAsia="Times New Roman" w:hAnsi="Consolas" w:cs="Times New Roman"/>
                                <w:sz w:val="20"/>
                                <w:szCs w:val="20"/>
                              </w:rPr>
                              <w:t>t_s</w:t>
                            </w:r>
                            <w:proofErr w:type="spellEnd"/>
                            <w:r w:rsidRPr="002F3C67">
                              <w:rPr>
                                <w:rFonts w:ascii="Consolas" w:eastAsia="Times New Roman" w:hAnsi="Consolas" w:cs="Times New Roman"/>
                                <w:sz w:val="20"/>
                                <w:szCs w:val="20"/>
                              </w:rPr>
                              <w:t xml:space="preserve">&gt;=1; </w:t>
                            </w:r>
                            <w:r w:rsidRPr="002F3C67">
                              <w:rPr>
                                <w:rFonts w:ascii="Consolas" w:eastAsia="Times New Roman" w:hAnsi="Consolas" w:cs="Times New Roman"/>
                                <w:color w:val="028009"/>
                                <w:sz w:val="20"/>
                                <w:szCs w:val="20"/>
                              </w:rPr>
                              <w:t>%for a step input</w:t>
                            </w:r>
                          </w:p>
                          <w:p w14:paraId="675CD6F1" w14:textId="77777777" w:rsidR="002F3C67" w:rsidRPr="002F3C67" w:rsidRDefault="002F3C67" w:rsidP="002F3C67">
                            <w:pPr>
                              <w:spacing w:after="0" w:line="240" w:lineRule="auto"/>
                              <w:rPr>
                                <w:rFonts w:ascii="Consolas" w:eastAsia="Times New Roman" w:hAnsi="Consolas" w:cs="Times New Roman"/>
                                <w:sz w:val="20"/>
                                <w:szCs w:val="20"/>
                              </w:rPr>
                            </w:pPr>
                            <w:proofErr w:type="gramStart"/>
                            <w:r w:rsidRPr="002F3C67">
                              <w:rPr>
                                <w:rFonts w:ascii="Consolas" w:eastAsia="Times New Roman" w:hAnsi="Consolas" w:cs="Times New Roman"/>
                                <w:sz w:val="20"/>
                                <w:szCs w:val="20"/>
                              </w:rPr>
                              <w:t>figure</w:t>
                            </w:r>
                            <w:proofErr w:type="gramEnd"/>
                            <w:r w:rsidRPr="002F3C67">
                              <w:rPr>
                                <w:rFonts w:ascii="Consolas" w:eastAsia="Times New Roman" w:hAnsi="Consolas" w:cs="Times New Roman"/>
                                <w:sz w:val="20"/>
                                <w:szCs w:val="20"/>
                              </w:rPr>
                              <w:t>;</w:t>
                            </w:r>
                          </w:p>
                          <w:p w14:paraId="21B5B259" w14:textId="43FA57C0" w:rsidR="002F3C67" w:rsidRPr="002F3C67" w:rsidRDefault="002F3C67" w:rsidP="002F3C67">
                            <w:pPr>
                              <w:spacing w:after="0" w:line="240" w:lineRule="auto"/>
                              <w:rPr>
                                <w:rFonts w:ascii="Consolas" w:eastAsia="Times New Roman" w:hAnsi="Consolas" w:cs="Times New Roman"/>
                                <w:sz w:val="20"/>
                                <w:szCs w:val="20"/>
                              </w:rPr>
                            </w:pPr>
                            <w:proofErr w:type="gramStart"/>
                            <w:r w:rsidRPr="002F3C67">
                              <w:rPr>
                                <w:rFonts w:ascii="Consolas" w:eastAsia="Times New Roman" w:hAnsi="Consolas" w:cs="Times New Roman"/>
                                <w:sz w:val="20"/>
                                <w:szCs w:val="20"/>
                              </w:rPr>
                              <w:t>plot(</w:t>
                            </w:r>
                            <w:proofErr w:type="spellStart"/>
                            <w:proofErr w:type="gramEnd"/>
                            <w:r w:rsidRPr="002F3C67">
                              <w:rPr>
                                <w:rFonts w:ascii="Consolas" w:eastAsia="Times New Roman" w:hAnsi="Consolas" w:cs="Times New Roman"/>
                                <w:sz w:val="20"/>
                                <w:szCs w:val="20"/>
                              </w:rPr>
                              <w:t>t_s,unitstep</w:t>
                            </w:r>
                            <w:proofErr w:type="spellEnd"/>
                            <w:r w:rsidRPr="002F3C67">
                              <w:rPr>
                                <w:rFonts w:ascii="Consolas" w:eastAsia="Times New Roman" w:hAnsi="Consolas" w:cs="Times New Roman"/>
                                <w:sz w:val="20"/>
                                <w:szCs w:val="20"/>
                              </w:rPr>
                              <w:t xml:space="preserve">, </w:t>
                            </w:r>
                            <w:r w:rsidRPr="002F3C67">
                              <w:rPr>
                                <w:rFonts w:ascii="Consolas" w:eastAsia="Times New Roman" w:hAnsi="Consolas" w:cs="Times New Roman"/>
                                <w:color w:val="AA04F9"/>
                                <w:sz w:val="20"/>
                                <w:szCs w:val="20"/>
                              </w:rPr>
                              <w:t>'LineWidth'</w:t>
                            </w:r>
                            <w:r w:rsidRPr="002F3C67">
                              <w:rPr>
                                <w:rFonts w:ascii="Consolas" w:eastAsia="Times New Roman" w:hAnsi="Consolas" w:cs="Times New Roman"/>
                                <w:sz w:val="20"/>
                                <w:szCs w:val="20"/>
                              </w:rPr>
                              <w:t xml:space="preserve">,2); hold </w:t>
                            </w:r>
                            <w:r w:rsidRPr="002F3C67">
                              <w:rPr>
                                <w:rFonts w:ascii="Consolas" w:eastAsia="Times New Roman" w:hAnsi="Consolas" w:cs="Times New Roman"/>
                                <w:color w:val="AA04F9"/>
                                <w:sz w:val="20"/>
                                <w:szCs w:val="20"/>
                              </w:rPr>
                              <w:t>on</w:t>
                            </w:r>
                            <w:r w:rsidRPr="002F3C67">
                              <w:rPr>
                                <w:rFonts w:ascii="Consolas" w:eastAsia="Times New Roman" w:hAnsi="Consolas" w:cs="Times New Roman"/>
                                <w:sz w:val="20"/>
                                <w:szCs w:val="20"/>
                              </w:rPr>
                              <w:t>;</w:t>
                            </w:r>
                          </w:p>
                          <w:p w14:paraId="3E8AB586" w14:textId="591CE141" w:rsidR="002F3C67" w:rsidRPr="002F3C67" w:rsidRDefault="002F3C67" w:rsidP="002F3C67">
                            <w:pPr>
                              <w:spacing w:after="0" w:line="240" w:lineRule="auto"/>
                              <w:rPr>
                                <w:rFonts w:ascii="Consolas" w:eastAsia="Times New Roman" w:hAnsi="Consolas" w:cs="Times New Roman"/>
                                <w:sz w:val="20"/>
                                <w:szCs w:val="20"/>
                              </w:rPr>
                            </w:pPr>
                            <w:proofErr w:type="gramStart"/>
                            <w:r w:rsidRPr="002F3C67">
                              <w:rPr>
                                <w:rFonts w:ascii="Consolas" w:eastAsia="Times New Roman" w:hAnsi="Consolas" w:cs="Times New Roman"/>
                                <w:sz w:val="20"/>
                                <w:szCs w:val="20"/>
                              </w:rPr>
                              <w:t>plot(</w:t>
                            </w:r>
                            <w:proofErr w:type="spellStart"/>
                            <w:proofErr w:type="gramEnd"/>
                            <w:r w:rsidRPr="002F3C67">
                              <w:rPr>
                                <w:rFonts w:ascii="Consolas" w:eastAsia="Times New Roman" w:hAnsi="Consolas" w:cs="Times New Roman"/>
                                <w:sz w:val="20"/>
                                <w:szCs w:val="20"/>
                              </w:rPr>
                              <w:t>t,theta</w:t>
                            </w:r>
                            <w:proofErr w:type="spellEnd"/>
                            <w:r w:rsidRPr="002F3C67">
                              <w:rPr>
                                <w:rFonts w:ascii="Consolas" w:eastAsia="Times New Roman" w:hAnsi="Consolas" w:cs="Times New Roman"/>
                                <w:sz w:val="20"/>
                                <w:szCs w:val="20"/>
                              </w:rPr>
                              <w:t xml:space="preserve">, </w:t>
                            </w:r>
                            <w:r w:rsidRPr="002F3C67">
                              <w:rPr>
                                <w:rFonts w:ascii="Consolas" w:eastAsia="Times New Roman" w:hAnsi="Consolas" w:cs="Times New Roman"/>
                                <w:color w:val="AA04F9"/>
                                <w:sz w:val="20"/>
                                <w:szCs w:val="20"/>
                              </w:rPr>
                              <w:t>'LineWidth'</w:t>
                            </w:r>
                            <w:r w:rsidRPr="002F3C67">
                              <w:rPr>
                                <w:rFonts w:ascii="Consolas" w:eastAsia="Times New Roman" w:hAnsi="Consolas" w:cs="Times New Roman"/>
                                <w:sz w:val="20"/>
                                <w:szCs w:val="20"/>
                              </w:rPr>
                              <w:t xml:space="preserve">,2);hold </w:t>
                            </w:r>
                            <w:r w:rsidRPr="002F3C67">
                              <w:rPr>
                                <w:rFonts w:ascii="Consolas" w:eastAsia="Times New Roman" w:hAnsi="Consolas" w:cs="Times New Roman"/>
                                <w:color w:val="AA04F9"/>
                                <w:sz w:val="20"/>
                                <w:szCs w:val="20"/>
                              </w:rPr>
                              <w:t>on</w:t>
                            </w:r>
                            <w:r w:rsidRPr="002F3C67">
                              <w:rPr>
                                <w:rFonts w:ascii="Consolas" w:eastAsia="Times New Roman" w:hAnsi="Consolas" w:cs="Times New Roman"/>
                                <w:sz w:val="20"/>
                                <w:szCs w:val="20"/>
                              </w:rPr>
                              <w:t>;</w:t>
                            </w:r>
                          </w:p>
                          <w:p w14:paraId="63EC35E8" w14:textId="7ECEA856" w:rsidR="002F3C67" w:rsidRPr="002F3C67" w:rsidRDefault="002F3C67" w:rsidP="002F3C67">
                            <w:pPr>
                              <w:spacing w:after="0" w:line="240" w:lineRule="auto"/>
                              <w:rPr>
                                <w:rFonts w:ascii="Consolas" w:eastAsia="Times New Roman" w:hAnsi="Consolas" w:cs="Times New Roman"/>
                                <w:sz w:val="20"/>
                                <w:szCs w:val="20"/>
                              </w:rPr>
                            </w:pPr>
                            <w:proofErr w:type="gramStart"/>
                            <w:r w:rsidRPr="002F3C67">
                              <w:rPr>
                                <w:rFonts w:ascii="Consolas" w:eastAsia="Times New Roman" w:hAnsi="Consolas" w:cs="Times New Roman"/>
                                <w:sz w:val="20"/>
                                <w:szCs w:val="20"/>
                              </w:rPr>
                              <w:t>plot(</w:t>
                            </w:r>
                            <w:proofErr w:type="gramEnd"/>
                            <w:r w:rsidRPr="002F3C67">
                              <w:rPr>
                                <w:rFonts w:ascii="Consolas" w:eastAsia="Times New Roman" w:hAnsi="Consolas" w:cs="Times New Roman"/>
                                <w:sz w:val="20"/>
                                <w:szCs w:val="20"/>
                              </w:rPr>
                              <w:t xml:space="preserve">t, omega, </w:t>
                            </w:r>
                            <w:r w:rsidRPr="002F3C67">
                              <w:rPr>
                                <w:rFonts w:ascii="Consolas" w:eastAsia="Times New Roman" w:hAnsi="Consolas" w:cs="Times New Roman"/>
                                <w:color w:val="AA04F9"/>
                                <w:sz w:val="20"/>
                                <w:szCs w:val="20"/>
                              </w:rPr>
                              <w:t>'LineWidth'</w:t>
                            </w:r>
                            <w:r w:rsidRPr="002F3C67">
                              <w:rPr>
                                <w:rFonts w:ascii="Consolas" w:eastAsia="Times New Roman" w:hAnsi="Consolas" w:cs="Times New Roman"/>
                                <w:sz w:val="20"/>
                                <w:szCs w:val="20"/>
                              </w:rPr>
                              <w:t xml:space="preserve">,2); hold </w:t>
                            </w:r>
                            <w:r w:rsidRPr="002F3C67">
                              <w:rPr>
                                <w:rFonts w:ascii="Consolas" w:eastAsia="Times New Roman" w:hAnsi="Consolas" w:cs="Times New Roman"/>
                                <w:color w:val="AA04F9"/>
                                <w:sz w:val="20"/>
                                <w:szCs w:val="20"/>
                              </w:rPr>
                              <w:t>on</w:t>
                            </w:r>
                            <w:r w:rsidRPr="002F3C67">
                              <w:rPr>
                                <w:rFonts w:ascii="Consolas" w:eastAsia="Times New Roman" w:hAnsi="Consolas" w:cs="Times New Roman"/>
                                <w:sz w:val="20"/>
                                <w:szCs w:val="20"/>
                              </w:rPr>
                              <w:t>;</w:t>
                            </w:r>
                          </w:p>
                          <w:p w14:paraId="77DCDED1" w14:textId="77777777" w:rsidR="002F3C67" w:rsidRPr="002F3C67" w:rsidRDefault="002F3C67" w:rsidP="002F3C67">
                            <w:pPr>
                              <w:spacing w:after="0" w:line="240" w:lineRule="auto"/>
                              <w:rPr>
                                <w:rFonts w:ascii="Consolas" w:eastAsia="Times New Roman" w:hAnsi="Consolas" w:cs="Times New Roman"/>
                                <w:sz w:val="20"/>
                                <w:szCs w:val="20"/>
                              </w:rPr>
                            </w:pPr>
                            <w:proofErr w:type="spellStart"/>
                            <w:r w:rsidRPr="002F3C67">
                              <w:rPr>
                                <w:rFonts w:ascii="Consolas" w:eastAsia="Times New Roman" w:hAnsi="Consolas" w:cs="Times New Roman"/>
                                <w:sz w:val="20"/>
                                <w:szCs w:val="20"/>
                              </w:rPr>
                              <w:t>sample_t</w:t>
                            </w:r>
                            <w:proofErr w:type="spellEnd"/>
                            <w:r w:rsidRPr="002F3C67">
                              <w:rPr>
                                <w:rFonts w:ascii="Consolas" w:eastAsia="Times New Roman" w:hAnsi="Consolas" w:cs="Times New Roman"/>
                                <w:sz w:val="20"/>
                                <w:szCs w:val="20"/>
                              </w:rPr>
                              <w:t xml:space="preserve"> = (sample50/10^6)-22.380416+0.5;</w:t>
                            </w:r>
                          </w:p>
                          <w:p w14:paraId="6F5CFA73" w14:textId="77777777" w:rsidR="002F3C67" w:rsidRPr="002F3C67" w:rsidRDefault="002F3C67" w:rsidP="002F3C67">
                            <w:pPr>
                              <w:spacing w:after="0" w:line="240" w:lineRule="auto"/>
                              <w:rPr>
                                <w:rFonts w:ascii="Consolas" w:eastAsia="Times New Roman" w:hAnsi="Consolas" w:cs="Times New Roman"/>
                                <w:sz w:val="20"/>
                                <w:szCs w:val="20"/>
                              </w:rPr>
                            </w:pPr>
                            <w:proofErr w:type="gramStart"/>
                            <w:r w:rsidRPr="002F3C67">
                              <w:rPr>
                                <w:rFonts w:ascii="Consolas" w:eastAsia="Times New Roman" w:hAnsi="Consolas" w:cs="Times New Roman"/>
                                <w:sz w:val="20"/>
                                <w:szCs w:val="20"/>
                              </w:rPr>
                              <w:t>rad</w:t>
                            </w:r>
                            <w:proofErr w:type="gramEnd"/>
                            <w:r w:rsidRPr="002F3C67">
                              <w:rPr>
                                <w:rFonts w:ascii="Consolas" w:eastAsia="Times New Roman" w:hAnsi="Consolas" w:cs="Times New Roman"/>
                                <w:sz w:val="20"/>
                                <w:szCs w:val="20"/>
                              </w:rPr>
                              <w:t xml:space="preserve"> = -(Degrees50-30).*2*pi/360;</w:t>
                            </w:r>
                          </w:p>
                          <w:p w14:paraId="5D00F7CD" w14:textId="77777777" w:rsidR="002F3C67" w:rsidRPr="002F3C67" w:rsidRDefault="002F3C67" w:rsidP="002F3C67">
                            <w:pPr>
                              <w:spacing w:after="0" w:line="240" w:lineRule="auto"/>
                              <w:rPr>
                                <w:rFonts w:ascii="Consolas" w:eastAsia="Times New Roman" w:hAnsi="Consolas" w:cs="Times New Roman"/>
                                <w:sz w:val="20"/>
                                <w:szCs w:val="20"/>
                              </w:rPr>
                            </w:pPr>
                            <w:proofErr w:type="gramStart"/>
                            <w:r w:rsidRPr="002F3C67">
                              <w:rPr>
                                <w:rFonts w:ascii="Consolas" w:eastAsia="Times New Roman" w:hAnsi="Consolas" w:cs="Times New Roman"/>
                                <w:sz w:val="20"/>
                                <w:szCs w:val="20"/>
                              </w:rPr>
                              <w:t>plot(</w:t>
                            </w:r>
                            <w:proofErr w:type="spellStart"/>
                            <w:proofErr w:type="gramEnd"/>
                            <w:r w:rsidRPr="002F3C67">
                              <w:rPr>
                                <w:rFonts w:ascii="Consolas" w:eastAsia="Times New Roman" w:hAnsi="Consolas" w:cs="Times New Roman"/>
                                <w:sz w:val="20"/>
                                <w:szCs w:val="20"/>
                              </w:rPr>
                              <w:t>sample_t,rad</w:t>
                            </w:r>
                            <w:proofErr w:type="spellEnd"/>
                            <w:r w:rsidRPr="002F3C67">
                              <w:rPr>
                                <w:rFonts w:ascii="Consolas" w:eastAsia="Times New Roman" w:hAnsi="Consolas" w:cs="Times New Roman"/>
                                <w:sz w:val="20"/>
                                <w:szCs w:val="20"/>
                              </w:rPr>
                              <w:t xml:space="preserve">, </w:t>
                            </w:r>
                            <w:r w:rsidRPr="002F3C67">
                              <w:rPr>
                                <w:rFonts w:ascii="Consolas" w:eastAsia="Times New Roman" w:hAnsi="Consolas" w:cs="Times New Roman"/>
                                <w:color w:val="AA04F9"/>
                                <w:sz w:val="20"/>
                                <w:szCs w:val="20"/>
                              </w:rPr>
                              <w:t>'LineWidth'</w:t>
                            </w:r>
                            <w:r w:rsidRPr="002F3C67">
                              <w:rPr>
                                <w:rFonts w:ascii="Consolas" w:eastAsia="Times New Roman" w:hAnsi="Consolas" w:cs="Times New Roman"/>
                                <w:sz w:val="20"/>
                                <w:szCs w:val="20"/>
                              </w:rPr>
                              <w:t>,2);</w:t>
                            </w:r>
                          </w:p>
                          <w:p w14:paraId="092F4E37" w14:textId="77777777" w:rsidR="002F3C67" w:rsidRPr="002F3C67" w:rsidRDefault="002F3C67" w:rsidP="002F3C67">
                            <w:pPr>
                              <w:spacing w:after="0" w:line="240" w:lineRule="auto"/>
                              <w:rPr>
                                <w:rFonts w:ascii="Consolas" w:eastAsia="Times New Roman" w:hAnsi="Consolas" w:cs="Times New Roman"/>
                                <w:sz w:val="20"/>
                                <w:szCs w:val="20"/>
                              </w:rPr>
                            </w:pPr>
                            <w:proofErr w:type="gramStart"/>
                            <w:r w:rsidRPr="002F3C67">
                              <w:rPr>
                                <w:rFonts w:ascii="Consolas" w:eastAsia="Times New Roman" w:hAnsi="Consolas" w:cs="Times New Roman"/>
                                <w:sz w:val="20"/>
                                <w:szCs w:val="20"/>
                              </w:rPr>
                              <w:t>legend(</w:t>
                            </w:r>
                            <w:proofErr w:type="gramEnd"/>
                            <w:r w:rsidRPr="002F3C67">
                              <w:rPr>
                                <w:rFonts w:ascii="Consolas" w:eastAsia="Times New Roman" w:hAnsi="Consolas" w:cs="Times New Roman"/>
                                <w:color w:val="AA04F9"/>
                                <w:sz w:val="20"/>
                                <w:szCs w:val="20"/>
                              </w:rPr>
                              <w:t>"Step Voltage(V)"</w:t>
                            </w:r>
                            <w:r w:rsidRPr="002F3C67">
                              <w:rPr>
                                <w:rFonts w:ascii="Consolas" w:eastAsia="Times New Roman" w:hAnsi="Consolas" w:cs="Times New Roman"/>
                                <w:sz w:val="20"/>
                                <w:szCs w:val="20"/>
                              </w:rPr>
                              <w:t>,</w:t>
                            </w:r>
                            <w:r w:rsidRPr="002F3C67">
                              <w:rPr>
                                <w:rFonts w:ascii="Consolas" w:eastAsia="Times New Roman" w:hAnsi="Consolas" w:cs="Times New Roman"/>
                                <w:color w:val="AA04F9"/>
                                <w:sz w:val="20"/>
                                <w:szCs w:val="20"/>
                              </w:rPr>
                              <w:t>"Modelled {\theta}(rad)"</w:t>
                            </w:r>
                            <w:r w:rsidRPr="002F3C67">
                              <w:rPr>
                                <w:rFonts w:ascii="Consolas" w:eastAsia="Times New Roman" w:hAnsi="Consolas" w:cs="Times New Roman"/>
                                <w:sz w:val="20"/>
                                <w:szCs w:val="20"/>
                              </w:rPr>
                              <w:t xml:space="preserve">, </w:t>
                            </w:r>
                            <w:r w:rsidRPr="002F3C67">
                              <w:rPr>
                                <w:rFonts w:ascii="Consolas" w:eastAsia="Times New Roman" w:hAnsi="Consolas" w:cs="Times New Roman"/>
                                <w:color w:val="AA04F9"/>
                                <w:sz w:val="20"/>
                                <w:szCs w:val="20"/>
                              </w:rPr>
                              <w:t>"Modelled {\omega}(rad/s)"</w:t>
                            </w:r>
                            <w:r w:rsidRPr="002F3C67">
                              <w:rPr>
                                <w:rFonts w:ascii="Consolas" w:eastAsia="Times New Roman" w:hAnsi="Consolas" w:cs="Times New Roman"/>
                                <w:sz w:val="20"/>
                                <w:szCs w:val="20"/>
                              </w:rPr>
                              <w:t xml:space="preserve">, </w:t>
                            </w:r>
                            <w:r w:rsidRPr="002F3C67">
                              <w:rPr>
                                <w:rFonts w:ascii="Consolas" w:eastAsia="Times New Roman" w:hAnsi="Consolas" w:cs="Times New Roman"/>
                                <w:color w:val="AA04F9"/>
                                <w:sz w:val="20"/>
                                <w:szCs w:val="20"/>
                              </w:rPr>
                              <w:t>"Actual {\theta}(rad)"</w:t>
                            </w:r>
                            <w:r w:rsidRPr="002F3C67">
                              <w:rPr>
                                <w:rFonts w:ascii="Consolas" w:eastAsia="Times New Roman" w:hAnsi="Consolas" w:cs="Times New Roman"/>
                                <w:sz w:val="20"/>
                                <w:szCs w:val="20"/>
                              </w:rPr>
                              <w:t>);</w:t>
                            </w:r>
                          </w:p>
                          <w:p w14:paraId="76D8462E" w14:textId="77777777" w:rsidR="002F3C67" w:rsidRPr="002F3C67" w:rsidRDefault="002F3C67" w:rsidP="002F3C67">
                            <w:pPr>
                              <w:spacing w:after="0" w:line="240" w:lineRule="auto"/>
                              <w:rPr>
                                <w:rFonts w:ascii="Consolas" w:eastAsia="Times New Roman" w:hAnsi="Consolas" w:cs="Times New Roman"/>
                                <w:sz w:val="20"/>
                                <w:szCs w:val="20"/>
                              </w:rPr>
                            </w:pPr>
                            <w:proofErr w:type="spellStart"/>
                            <w:proofErr w:type="gramStart"/>
                            <w:r w:rsidRPr="002F3C67">
                              <w:rPr>
                                <w:rFonts w:ascii="Consolas" w:eastAsia="Times New Roman" w:hAnsi="Consolas" w:cs="Times New Roman"/>
                                <w:sz w:val="20"/>
                                <w:szCs w:val="20"/>
                              </w:rPr>
                              <w:t>xlabel</w:t>
                            </w:r>
                            <w:proofErr w:type="spellEnd"/>
                            <w:r w:rsidRPr="002F3C67">
                              <w:rPr>
                                <w:rFonts w:ascii="Consolas" w:eastAsia="Times New Roman" w:hAnsi="Consolas" w:cs="Times New Roman"/>
                                <w:sz w:val="20"/>
                                <w:szCs w:val="20"/>
                              </w:rPr>
                              <w:t>(</w:t>
                            </w:r>
                            <w:proofErr w:type="gramEnd"/>
                            <w:r w:rsidRPr="002F3C67">
                              <w:rPr>
                                <w:rFonts w:ascii="Consolas" w:eastAsia="Times New Roman" w:hAnsi="Consolas" w:cs="Times New Roman"/>
                                <w:color w:val="AA04F9"/>
                                <w:sz w:val="20"/>
                                <w:szCs w:val="20"/>
                              </w:rPr>
                              <w:t>"Time (s)"</w:t>
                            </w:r>
                            <w:r w:rsidRPr="002F3C67">
                              <w:rPr>
                                <w:rFonts w:ascii="Consolas" w:eastAsia="Times New Roman" w:hAnsi="Consolas" w:cs="Times New Roman"/>
                                <w:sz w:val="20"/>
                                <w:szCs w:val="20"/>
                              </w:rPr>
                              <w:t>);</w:t>
                            </w:r>
                          </w:p>
                          <w:p w14:paraId="6209475F" w14:textId="77777777" w:rsidR="002F3C67" w:rsidRPr="002F3C67" w:rsidRDefault="002F3C67" w:rsidP="002F3C67">
                            <w:pPr>
                              <w:spacing w:after="0" w:line="240" w:lineRule="auto"/>
                              <w:rPr>
                                <w:rFonts w:ascii="Consolas" w:eastAsia="Times New Roman" w:hAnsi="Consolas" w:cs="Times New Roman"/>
                                <w:sz w:val="20"/>
                                <w:szCs w:val="20"/>
                              </w:rPr>
                            </w:pPr>
                            <w:proofErr w:type="spellStart"/>
                            <w:proofErr w:type="gramStart"/>
                            <w:r w:rsidRPr="002F3C67">
                              <w:rPr>
                                <w:rFonts w:ascii="Consolas" w:eastAsia="Times New Roman" w:hAnsi="Consolas" w:cs="Times New Roman"/>
                                <w:sz w:val="20"/>
                                <w:szCs w:val="20"/>
                              </w:rPr>
                              <w:t>ylabel</w:t>
                            </w:r>
                            <w:proofErr w:type="spellEnd"/>
                            <w:r w:rsidRPr="002F3C67">
                              <w:rPr>
                                <w:rFonts w:ascii="Consolas" w:eastAsia="Times New Roman" w:hAnsi="Consolas" w:cs="Times New Roman"/>
                                <w:sz w:val="20"/>
                                <w:szCs w:val="20"/>
                              </w:rPr>
                              <w:t>(</w:t>
                            </w:r>
                            <w:proofErr w:type="gramEnd"/>
                            <w:r w:rsidRPr="002F3C67">
                              <w:rPr>
                                <w:rFonts w:ascii="Consolas" w:eastAsia="Times New Roman" w:hAnsi="Consolas" w:cs="Times New Roman"/>
                                <w:color w:val="AA04F9"/>
                                <w:sz w:val="20"/>
                                <w:szCs w:val="20"/>
                              </w:rPr>
                              <w:t>"Amplitude"</w:t>
                            </w:r>
                            <w:r w:rsidRPr="002F3C67">
                              <w:rPr>
                                <w:rFonts w:ascii="Consolas" w:eastAsia="Times New Roman" w:hAnsi="Consolas" w:cs="Times New Roman"/>
                                <w:sz w:val="20"/>
                                <w:szCs w:val="20"/>
                              </w:rPr>
                              <w:t>);</w:t>
                            </w:r>
                          </w:p>
                          <w:p w14:paraId="190400AC" w14:textId="77777777" w:rsidR="002F3C67" w:rsidRPr="002F3C67" w:rsidRDefault="002F3C67" w:rsidP="002F3C67">
                            <w:pPr>
                              <w:spacing w:after="0" w:line="240" w:lineRule="auto"/>
                              <w:rPr>
                                <w:rFonts w:ascii="Consolas" w:eastAsia="Times New Roman" w:hAnsi="Consolas" w:cs="Times New Roman"/>
                                <w:sz w:val="20"/>
                                <w:szCs w:val="20"/>
                              </w:rPr>
                            </w:pPr>
                            <w:proofErr w:type="gramStart"/>
                            <w:r w:rsidRPr="002F3C67">
                              <w:rPr>
                                <w:rFonts w:ascii="Consolas" w:eastAsia="Times New Roman" w:hAnsi="Consolas" w:cs="Times New Roman"/>
                                <w:sz w:val="20"/>
                                <w:szCs w:val="20"/>
                              </w:rPr>
                              <w:t>title(</w:t>
                            </w:r>
                            <w:proofErr w:type="gramEnd"/>
                            <w:r w:rsidRPr="002F3C67">
                              <w:rPr>
                                <w:rFonts w:ascii="Consolas" w:eastAsia="Times New Roman" w:hAnsi="Consolas" w:cs="Times New Roman"/>
                                <w:color w:val="AA04F9"/>
                                <w:sz w:val="20"/>
                                <w:szCs w:val="20"/>
                              </w:rPr>
                              <w:t>"50% Duty Cycle"</w:t>
                            </w:r>
                            <w:r w:rsidRPr="002F3C67">
                              <w:rPr>
                                <w:rFonts w:ascii="Consolas" w:eastAsia="Times New Roman" w:hAnsi="Consolas" w:cs="Times New Roman"/>
                                <w:sz w:val="20"/>
                                <w:szCs w:val="20"/>
                              </w:rPr>
                              <w:t>);</w:t>
                            </w:r>
                          </w:p>
                          <w:p w14:paraId="499A954F" w14:textId="77777777" w:rsidR="002F3C67" w:rsidRPr="002F3C67" w:rsidRDefault="002F3C67" w:rsidP="002F3C67">
                            <w:pPr>
                              <w:spacing w:after="0" w:line="240" w:lineRule="auto"/>
                              <w:rPr>
                                <w:rFonts w:ascii="Consolas" w:eastAsia="Times New Roman" w:hAnsi="Consolas" w:cs="Times New Roman"/>
                                <w:sz w:val="20"/>
                                <w:szCs w:val="20"/>
                              </w:rPr>
                            </w:pPr>
                          </w:p>
                          <w:p w14:paraId="4A5ED4D6" w14:textId="77777777" w:rsidR="002F3C67" w:rsidRPr="002F3C67" w:rsidRDefault="002F3C67" w:rsidP="002F3C67">
                            <w:pPr>
                              <w:spacing w:after="0" w:line="240" w:lineRule="auto"/>
                              <w:rPr>
                                <w:rFonts w:ascii="Consolas" w:eastAsia="Times New Roman" w:hAnsi="Consolas" w:cs="Times New Roman"/>
                                <w:sz w:val="20"/>
                                <w:szCs w:val="20"/>
                              </w:rPr>
                            </w:pPr>
                          </w:p>
                          <w:p w14:paraId="643C66DE" w14:textId="4064C9A5" w:rsidR="002F3C67" w:rsidRDefault="002F3C6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13E36" id="_x0000_s1031" type="#_x0000_t202" style="position:absolute;margin-left:0;margin-top:22.6pt;width:466.95pt;height:327.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">
                <v:textbox>
                  <w:txbxContent>
                    <w:p w14:paraId="71F92C2A" w14:textId="7598A584" w:rsidR="002F3C67" w:rsidRPr="002F3C67" w:rsidRDefault="002F3C67" w:rsidP="002F3C67">
                      <w:pPr>
                        <w:rPr>
                          <w:rFonts w:ascii="Consolas" w:eastAsia="Times New Roman" w:hAnsi="Consolas" w:cs="Times New Roman"/>
                          <w:sz w:val="20"/>
                          <w:szCs w:val="20"/>
                        </w:rPr>
                      </w:pPr>
                      <w:r w:rsidRPr="002F3C67">
                        <w:rPr>
                          <w:rFonts w:ascii="Consolas" w:eastAsia="Times New Roman" w:hAnsi="Consolas" w:cs="Times New Roman"/>
                          <w:sz w:val="20"/>
                          <w:szCs w:val="20"/>
                        </w:rPr>
                        <w:t xml:space="preserve">L=0.050; </w:t>
                      </w:r>
                      <w:r w:rsidRPr="002F3C67">
                        <w:rPr>
                          <w:rFonts w:ascii="Consolas" w:eastAsia="Times New Roman" w:hAnsi="Consolas" w:cs="Times New Roman"/>
                          <w:color w:val="028009"/>
                          <w:sz w:val="20"/>
                          <w:szCs w:val="20"/>
                        </w:rPr>
                        <w:t>% length of beam - 50mm, mass of beam = 147.24 g, mass of motor = 10.88 g</w:t>
                      </w:r>
                    </w:p>
                    <w:p w14:paraId="7F2047E8" w14:textId="77777777" w:rsidR="002F3C67" w:rsidRPr="002F3C67" w:rsidRDefault="002F3C67" w:rsidP="002F3C67">
                      <w:pPr>
                        <w:spacing w:after="0" w:line="240" w:lineRule="auto"/>
                        <w:rPr>
                          <w:rFonts w:ascii="Consolas" w:eastAsia="Times New Roman" w:hAnsi="Consolas" w:cs="Times New Roman"/>
                          <w:sz w:val="20"/>
                          <w:szCs w:val="20"/>
                        </w:rPr>
                      </w:pPr>
                      <w:proofErr w:type="spellStart"/>
                      <w:r w:rsidRPr="002F3C67">
                        <w:rPr>
                          <w:rFonts w:ascii="Consolas" w:eastAsia="Times New Roman" w:hAnsi="Consolas" w:cs="Times New Roman"/>
                          <w:sz w:val="20"/>
                          <w:szCs w:val="20"/>
                        </w:rPr>
                        <w:t>Ja</w:t>
                      </w:r>
                      <w:proofErr w:type="spellEnd"/>
                      <w:r w:rsidRPr="002F3C67">
                        <w:rPr>
                          <w:rFonts w:ascii="Consolas" w:eastAsia="Times New Roman" w:hAnsi="Consolas" w:cs="Times New Roman"/>
                          <w:sz w:val="20"/>
                          <w:szCs w:val="20"/>
                        </w:rPr>
                        <w:t xml:space="preserve"> = 1/12*(147*10^-3)*(50*10^-3</w:t>
                      </w:r>
                      <w:proofErr w:type="gramStart"/>
                      <w:r w:rsidRPr="002F3C67">
                        <w:rPr>
                          <w:rFonts w:ascii="Consolas" w:eastAsia="Times New Roman" w:hAnsi="Consolas" w:cs="Times New Roman"/>
                          <w:sz w:val="20"/>
                          <w:szCs w:val="20"/>
                        </w:rPr>
                        <w:t>)^</w:t>
                      </w:r>
                      <w:proofErr w:type="gramEnd"/>
                      <w:r w:rsidRPr="002F3C67">
                        <w:rPr>
                          <w:rFonts w:ascii="Consolas" w:eastAsia="Times New Roman" w:hAnsi="Consolas" w:cs="Times New Roman"/>
                          <w:sz w:val="20"/>
                          <w:szCs w:val="20"/>
                        </w:rPr>
                        <w:t xml:space="preserve">2; </w:t>
                      </w:r>
                      <w:r w:rsidRPr="002F3C67">
                        <w:rPr>
                          <w:rFonts w:ascii="Consolas" w:eastAsia="Times New Roman" w:hAnsi="Consolas" w:cs="Times New Roman"/>
                          <w:color w:val="028009"/>
                          <w:sz w:val="20"/>
                          <w:szCs w:val="20"/>
                        </w:rPr>
                        <w:t>% Moment of inertia of Arm/Beam; J = 1/12 *</w:t>
                      </w:r>
                      <w:proofErr w:type="spellStart"/>
                      <w:r w:rsidRPr="002F3C67">
                        <w:rPr>
                          <w:rFonts w:ascii="Consolas" w:eastAsia="Times New Roman" w:hAnsi="Consolas" w:cs="Times New Roman"/>
                          <w:color w:val="028009"/>
                          <w:sz w:val="20"/>
                          <w:szCs w:val="20"/>
                        </w:rPr>
                        <w:t>m_b</w:t>
                      </w:r>
                      <w:proofErr w:type="spellEnd"/>
                      <w:r w:rsidRPr="002F3C67">
                        <w:rPr>
                          <w:rFonts w:ascii="Consolas" w:eastAsia="Times New Roman" w:hAnsi="Consolas" w:cs="Times New Roman"/>
                          <w:color w:val="028009"/>
                          <w:sz w:val="20"/>
                          <w:szCs w:val="20"/>
                        </w:rPr>
                        <w:t>*L^2</w:t>
                      </w:r>
                    </w:p>
                    <w:p w14:paraId="14738AD7" w14:textId="77777777" w:rsidR="002F3C67" w:rsidRPr="002F3C67" w:rsidRDefault="002F3C67" w:rsidP="002F3C67">
                      <w:pPr>
                        <w:spacing w:after="0" w:line="240" w:lineRule="auto"/>
                        <w:rPr>
                          <w:rFonts w:ascii="Consolas" w:eastAsia="Times New Roman" w:hAnsi="Consolas" w:cs="Times New Roman"/>
                          <w:sz w:val="20"/>
                          <w:szCs w:val="20"/>
                        </w:rPr>
                      </w:pPr>
                      <w:proofErr w:type="spellStart"/>
                      <w:r w:rsidRPr="002F3C67">
                        <w:rPr>
                          <w:rFonts w:ascii="Consolas" w:eastAsia="Times New Roman" w:hAnsi="Consolas" w:cs="Times New Roman"/>
                          <w:sz w:val="20"/>
                          <w:szCs w:val="20"/>
                        </w:rPr>
                        <w:t>Jr</w:t>
                      </w:r>
                      <w:proofErr w:type="spellEnd"/>
                      <w:r w:rsidRPr="002F3C67">
                        <w:rPr>
                          <w:rFonts w:ascii="Consolas" w:eastAsia="Times New Roman" w:hAnsi="Consolas" w:cs="Times New Roman"/>
                          <w:sz w:val="20"/>
                          <w:szCs w:val="20"/>
                        </w:rPr>
                        <w:t xml:space="preserve"> = 1/2*0.01088*(50*10^-3</w:t>
                      </w:r>
                      <w:proofErr w:type="gramStart"/>
                      <w:r w:rsidRPr="002F3C67">
                        <w:rPr>
                          <w:rFonts w:ascii="Consolas" w:eastAsia="Times New Roman" w:hAnsi="Consolas" w:cs="Times New Roman"/>
                          <w:sz w:val="20"/>
                          <w:szCs w:val="20"/>
                        </w:rPr>
                        <w:t>)^</w:t>
                      </w:r>
                      <w:proofErr w:type="gramEnd"/>
                      <w:r w:rsidRPr="002F3C67">
                        <w:rPr>
                          <w:rFonts w:ascii="Consolas" w:eastAsia="Times New Roman" w:hAnsi="Consolas" w:cs="Times New Roman"/>
                          <w:sz w:val="20"/>
                          <w:szCs w:val="20"/>
                        </w:rPr>
                        <w:t xml:space="preserve">2; </w:t>
                      </w:r>
                      <w:r w:rsidRPr="002F3C67">
                        <w:rPr>
                          <w:rFonts w:ascii="Consolas" w:eastAsia="Times New Roman" w:hAnsi="Consolas" w:cs="Times New Roman"/>
                          <w:color w:val="028009"/>
                          <w:sz w:val="20"/>
                          <w:szCs w:val="20"/>
                        </w:rPr>
                        <w:t xml:space="preserve">% Moment of inertia of motors acting as point masses </w:t>
                      </w:r>
                      <w:proofErr w:type="spellStart"/>
                      <w:r w:rsidRPr="002F3C67">
                        <w:rPr>
                          <w:rFonts w:ascii="Consolas" w:eastAsia="Times New Roman" w:hAnsi="Consolas" w:cs="Times New Roman"/>
                          <w:color w:val="028009"/>
                          <w:sz w:val="20"/>
                          <w:szCs w:val="20"/>
                        </w:rPr>
                        <w:t>serperated</w:t>
                      </w:r>
                      <w:proofErr w:type="spellEnd"/>
                      <w:r w:rsidRPr="002F3C67">
                        <w:rPr>
                          <w:rFonts w:ascii="Consolas" w:eastAsia="Times New Roman" w:hAnsi="Consolas" w:cs="Times New Roman"/>
                          <w:color w:val="028009"/>
                          <w:sz w:val="20"/>
                          <w:szCs w:val="20"/>
                        </w:rPr>
                        <w:t xml:space="preserve"> by distance L J=1/2 *</w:t>
                      </w:r>
                      <w:proofErr w:type="spellStart"/>
                      <w:r w:rsidRPr="002F3C67">
                        <w:rPr>
                          <w:rFonts w:ascii="Consolas" w:eastAsia="Times New Roman" w:hAnsi="Consolas" w:cs="Times New Roman"/>
                          <w:color w:val="028009"/>
                          <w:sz w:val="20"/>
                          <w:szCs w:val="20"/>
                        </w:rPr>
                        <w:t>m_m</w:t>
                      </w:r>
                      <w:proofErr w:type="spellEnd"/>
                      <w:r w:rsidRPr="002F3C67">
                        <w:rPr>
                          <w:rFonts w:ascii="Consolas" w:eastAsia="Times New Roman" w:hAnsi="Consolas" w:cs="Times New Roman"/>
                          <w:color w:val="028009"/>
                          <w:sz w:val="20"/>
                          <w:szCs w:val="20"/>
                        </w:rPr>
                        <w:t>*L^2</w:t>
                      </w:r>
                    </w:p>
                    <w:p w14:paraId="2FA221D0" w14:textId="77777777" w:rsidR="002F3C67" w:rsidRPr="002F3C67" w:rsidRDefault="002F3C67" w:rsidP="002F3C67">
                      <w:pPr>
                        <w:spacing w:after="0" w:line="240" w:lineRule="auto"/>
                        <w:rPr>
                          <w:rFonts w:ascii="Consolas" w:eastAsia="Times New Roman" w:hAnsi="Consolas" w:cs="Times New Roman"/>
                          <w:sz w:val="20"/>
                          <w:szCs w:val="20"/>
                        </w:rPr>
                      </w:pPr>
                      <w:r w:rsidRPr="002F3C67">
                        <w:rPr>
                          <w:rFonts w:ascii="Consolas" w:eastAsia="Times New Roman" w:hAnsi="Consolas" w:cs="Times New Roman"/>
                          <w:sz w:val="20"/>
                          <w:szCs w:val="20"/>
                        </w:rPr>
                        <w:t xml:space="preserve">J = </w:t>
                      </w:r>
                      <w:proofErr w:type="spellStart"/>
                      <w:proofErr w:type="gramStart"/>
                      <w:r w:rsidRPr="002F3C67">
                        <w:rPr>
                          <w:rFonts w:ascii="Consolas" w:eastAsia="Times New Roman" w:hAnsi="Consolas" w:cs="Times New Roman"/>
                          <w:sz w:val="20"/>
                          <w:szCs w:val="20"/>
                        </w:rPr>
                        <w:t>Ja</w:t>
                      </w:r>
                      <w:proofErr w:type="spellEnd"/>
                      <w:proofErr w:type="gramEnd"/>
                      <w:r w:rsidRPr="002F3C67">
                        <w:rPr>
                          <w:rFonts w:ascii="Consolas" w:eastAsia="Times New Roman" w:hAnsi="Consolas" w:cs="Times New Roman"/>
                          <w:sz w:val="20"/>
                          <w:szCs w:val="20"/>
                        </w:rPr>
                        <w:t xml:space="preserve"> + </w:t>
                      </w:r>
                      <w:proofErr w:type="spellStart"/>
                      <w:r w:rsidRPr="002F3C67">
                        <w:rPr>
                          <w:rFonts w:ascii="Consolas" w:eastAsia="Times New Roman" w:hAnsi="Consolas" w:cs="Times New Roman"/>
                          <w:sz w:val="20"/>
                          <w:szCs w:val="20"/>
                        </w:rPr>
                        <w:t>Jr</w:t>
                      </w:r>
                      <w:proofErr w:type="spellEnd"/>
                      <w:r w:rsidRPr="002F3C67">
                        <w:rPr>
                          <w:rFonts w:ascii="Consolas" w:eastAsia="Times New Roman" w:hAnsi="Consolas" w:cs="Times New Roman"/>
                          <w:sz w:val="20"/>
                          <w:szCs w:val="20"/>
                        </w:rPr>
                        <w:t>;</w:t>
                      </w:r>
                    </w:p>
                    <w:p w14:paraId="79F7FBE1" w14:textId="77777777" w:rsidR="002F3C67" w:rsidRPr="002F3C67" w:rsidRDefault="002F3C67" w:rsidP="002F3C67">
                      <w:pPr>
                        <w:spacing w:after="0" w:line="240" w:lineRule="auto"/>
                        <w:rPr>
                          <w:rFonts w:ascii="Consolas" w:eastAsia="Times New Roman" w:hAnsi="Consolas" w:cs="Times New Roman"/>
                          <w:sz w:val="20"/>
                          <w:szCs w:val="20"/>
                        </w:rPr>
                      </w:pPr>
                      <w:r w:rsidRPr="002F3C67">
                        <w:rPr>
                          <w:rFonts w:ascii="Consolas" w:eastAsia="Times New Roman" w:hAnsi="Consolas" w:cs="Times New Roman"/>
                          <w:sz w:val="20"/>
                          <w:szCs w:val="20"/>
                        </w:rPr>
                        <w:t xml:space="preserve">b =1; </w:t>
                      </w:r>
                      <w:r w:rsidRPr="002F3C67">
                        <w:rPr>
                          <w:rFonts w:ascii="Consolas" w:eastAsia="Times New Roman" w:hAnsi="Consolas" w:cs="Times New Roman"/>
                          <w:color w:val="028009"/>
                          <w:sz w:val="20"/>
                          <w:szCs w:val="20"/>
                        </w:rPr>
                        <w:t>% coefficient of friction</w:t>
                      </w:r>
                    </w:p>
                    <w:p w14:paraId="3986E658" w14:textId="77777777" w:rsidR="002F3C67" w:rsidRPr="002F3C67" w:rsidRDefault="002F3C67" w:rsidP="002F3C67">
                      <w:pPr>
                        <w:spacing w:after="0" w:line="240" w:lineRule="auto"/>
                        <w:rPr>
                          <w:rFonts w:ascii="Consolas" w:eastAsia="Times New Roman" w:hAnsi="Consolas" w:cs="Times New Roman"/>
                          <w:sz w:val="20"/>
                          <w:szCs w:val="20"/>
                        </w:rPr>
                      </w:pPr>
                      <w:r w:rsidRPr="002F3C67">
                        <w:rPr>
                          <w:rFonts w:ascii="Consolas" w:eastAsia="Times New Roman" w:hAnsi="Consolas" w:cs="Times New Roman"/>
                          <w:sz w:val="20"/>
                          <w:szCs w:val="20"/>
                        </w:rPr>
                        <w:t>K = 27;</w:t>
                      </w:r>
                    </w:p>
                    <w:p w14:paraId="073F7E56" w14:textId="77777777" w:rsidR="002F3C67" w:rsidRPr="002F3C67" w:rsidRDefault="002F3C67" w:rsidP="002F3C67">
                      <w:pPr>
                        <w:spacing w:after="0" w:line="240" w:lineRule="auto"/>
                        <w:rPr>
                          <w:rFonts w:ascii="Consolas" w:eastAsia="Times New Roman" w:hAnsi="Consolas" w:cs="Times New Roman"/>
                          <w:sz w:val="20"/>
                          <w:szCs w:val="20"/>
                        </w:rPr>
                      </w:pPr>
                      <w:r w:rsidRPr="002F3C67">
                        <w:rPr>
                          <w:rFonts w:ascii="Consolas" w:eastAsia="Times New Roman" w:hAnsi="Consolas" w:cs="Times New Roman"/>
                          <w:sz w:val="20"/>
                          <w:szCs w:val="20"/>
                        </w:rPr>
                        <w:t xml:space="preserve">T = 0.09; </w:t>
                      </w:r>
                      <w:r w:rsidRPr="002F3C67">
                        <w:rPr>
                          <w:rFonts w:ascii="Consolas" w:eastAsia="Times New Roman" w:hAnsi="Consolas" w:cs="Times New Roman"/>
                          <w:color w:val="028009"/>
                          <w:sz w:val="20"/>
                          <w:szCs w:val="20"/>
                        </w:rPr>
                        <w:t>% tau</w:t>
                      </w:r>
                    </w:p>
                    <w:p w14:paraId="29DE5DD8" w14:textId="77777777" w:rsidR="002F3C67" w:rsidRPr="002F3C67" w:rsidRDefault="002F3C67" w:rsidP="002F3C67">
                      <w:pPr>
                        <w:spacing w:after="0" w:line="240" w:lineRule="auto"/>
                        <w:rPr>
                          <w:rFonts w:ascii="Consolas" w:eastAsia="Times New Roman" w:hAnsi="Consolas" w:cs="Times New Roman"/>
                          <w:sz w:val="20"/>
                          <w:szCs w:val="20"/>
                        </w:rPr>
                      </w:pPr>
                      <w:proofErr w:type="spellStart"/>
                      <w:proofErr w:type="gramStart"/>
                      <w:r w:rsidRPr="002F3C67">
                        <w:rPr>
                          <w:rFonts w:ascii="Consolas" w:eastAsia="Times New Roman" w:hAnsi="Consolas" w:cs="Times New Roman"/>
                          <w:sz w:val="20"/>
                          <w:szCs w:val="20"/>
                        </w:rPr>
                        <w:t>sim</w:t>
                      </w:r>
                      <w:proofErr w:type="spellEnd"/>
                      <w:r w:rsidRPr="002F3C67">
                        <w:rPr>
                          <w:rFonts w:ascii="Consolas" w:eastAsia="Times New Roman" w:hAnsi="Consolas" w:cs="Times New Roman"/>
                          <w:sz w:val="20"/>
                          <w:szCs w:val="20"/>
                        </w:rPr>
                        <w:t>(</w:t>
                      </w:r>
                      <w:proofErr w:type="gramEnd"/>
                      <w:r w:rsidRPr="002F3C67">
                        <w:rPr>
                          <w:rFonts w:ascii="Consolas" w:eastAsia="Times New Roman" w:hAnsi="Consolas" w:cs="Times New Roman"/>
                          <w:color w:val="AA04F9"/>
                          <w:sz w:val="20"/>
                          <w:szCs w:val="20"/>
                        </w:rPr>
                        <w:t>"</w:t>
                      </w:r>
                      <w:proofErr w:type="spellStart"/>
                      <w:r w:rsidRPr="002F3C67">
                        <w:rPr>
                          <w:rFonts w:ascii="Consolas" w:eastAsia="Times New Roman" w:hAnsi="Consolas" w:cs="Times New Roman"/>
                          <w:color w:val="AA04F9"/>
                          <w:sz w:val="20"/>
                          <w:szCs w:val="20"/>
                        </w:rPr>
                        <w:t>Final_model</w:t>
                      </w:r>
                      <w:proofErr w:type="spellEnd"/>
                      <w:r w:rsidRPr="002F3C67">
                        <w:rPr>
                          <w:rFonts w:ascii="Consolas" w:eastAsia="Times New Roman" w:hAnsi="Consolas" w:cs="Times New Roman"/>
                          <w:color w:val="AA04F9"/>
                          <w:sz w:val="20"/>
                          <w:szCs w:val="20"/>
                        </w:rPr>
                        <w:t>"</w:t>
                      </w:r>
                      <w:r w:rsidRPr="002F3C67">
                        <w:rPr>
                          <w:rFonts w:ascii="Consolas" w:eastAsia="Times New Roman" w:hAnsi="Consolas" w:cs="Times New Roman"/>
                          <w:sz w:val="20"/>
                          <w:szCs w:val="20"/>
                        </w:rPr>
                        <w:t>);</w:t>
                      </w:r>
                    </w:p>
                    <w:p w14:paraId="52C2EE93" w14:textId="77777777" w:rsidR="002F3C67" w:rsidRPr="002F3C67" w:rsidRDefault="002F3C67" w:rsidP="002F3C67">
                      <w:pPr>
                        <w:spacing w:after="0" w:line="240" w:lineRule="auto"/>
                        <w:rPr>
                          <w:rFonts w:ascii="Consolas" w:eastAsia="Times New Roman" w:hAnsi="Consolas" w:cs="Times New Roman"/>
                          <w:sz w:val="20"/>
                          <w:szCs w:val="20"/>
                        </w:rPr>
                      </w:pPr>
                    </w:p>
                    <w:p w14:paraId="1B4765B5" w14:textId="77777777" w:rsidR="002F3C67" w:rsidRPr="002F3C67" w:rsidRDefault="002F3C67" w:rsidP="002F3C67">
                      <w:pPr>
                        <w:spacing w:after="0" w:line="240" w:lineRule="auto"/>
                        <w:rPr>
                          <w:rFonts w:ascii="Consolas" w:eastAsia="Times New Roman" w:hAnsi="Consolas" w:cs="Times New Roman"/>
                          <w:sz w:val="20"/>
                          <w:szCs w:val="20"/>
                        </w:rPr>
                      </w:pPr>
                      <w:proofErr w:type="spellStart"/>
                      <w:r w:rsidRPr="002F3C67">
                        <w:rPr>
                          <w:rFonts w:ascii="Consolas" w:eastAsia="Times New Roman" w:hAnsi="Consolas" w:cs="Times New Roman"/>
                          <w:sz w:val="20"/>
                          <w:szCs w:val="20"/>
                        </w:rPr>
                        <w:t>t_s</w:t>
                      </w:r>
                      <w:proofErr w:type="spellEnd"/>
                      <w:r w:rsidRPr="002F3C67">
                        <w:rPr>
                          <w:rFonts w:ascii="Consolas" w:eastAsia="Times New Roman" w:hAnsi="Consolas" w:cs="Times New Roman"/>
                          <w:sz w:val="20"/>
                          <w:szCs w:val="20"/>
                        </w:rPr>
                        <w:t xml:space="preserve"> = 0:0.01:3;</w:t>
                      </w:r>
                    </w:p>
                    <w:p w14:paraId="1D157E3D" w14:textId="77777777" w:rsidR="002F3C67" w:rsidRPr="002F3C67" w:rsidRDefault="002F3C67" w:rsidP="002F3C67">
                      <w:pPr>
                        <w:spacing w:after="0" w:line="240" w:lineRule="auto"/>
                        <w:rPr>
                          <w:rFonts w:ascii="Consolas" w:eastAsia="Times New Roman" w:hAnsi="Consolas" w:cs="Times New Roman"/>
                          <w:sz w:val="20"/>
                          <w:szCs w:val="20"/>
                        </w:rPr>
                      </w:pPr>
                      <w:proofErr w:type="gramStart"/>
                      <w:r w:rsidRPr="002F3C67">
                        <w:rPr>
                          <w:rFonts w:ascii="Consolas" w:eastAsia="Times New Roman" w:hAnsi="Consolas" w:cs="Times New Roman"/>
                          <w:sz w:val="20"/>
                          <w:szCs w:val="20"/>
                        </w:rPr>
                        <w:t>impulse</w:t>
                      </w:r>
                      <w:proofErr w:type="gramEnd"/>
                      <w:r w:rsidRPr="002F3C67">
                        <w:rPr>
                          <w:rFonts w:ascii="Consolas" w:eastAsia="Times New Roman" w:hAnsi="Consolas" w:cs="Times New Roman"/>
                          <w:sz w:val="20"/>
                          <w:szCs w:val="20"/>
                        </w:rPr>
                        <w:t xml:space="preserve"> = </w:t>
                      </w:r>
                      <w:proofErr w:type="spellStart"/>
                      <w:r w:rsidRPr="002F3C67">
                        <w:rPr>
                          <w:rFonts w:ascii="Consolas" w:eastAsia="Times New Roman" w:hAnsi="Consolas" w:cs="Times New Roman"/>
                          <w:sz w:val="20"/>
                          <w:szCs w:val="20"/>
                        </w:rPr>
                        <w:t>t_s</w:t>
                      </w:r>
                      <w:proofErr w:type="spellEnd"/>
                      <w:r w:rsidRPr="002F3C67">
                        <w:rPr>
                          <w:rFonts w:ascii="Consolas" w:eastAsia="Times New Roman" w:hAnsi="Consolas" w:cs="Times New Roman"/>
                          <w:sz w:val="20"/>
                          <w:szCs w:val="20"/>
                        </w:rPr>
                        <w:t>==1;</w:t>
                      </w:r>
                    </w:p>
                    <w:p w14:paraId="5C98A773" w14:textId="77777777" w:rsidR="002F3C67" w:rsidRPr="002F3C67" w:rsidRDefault="002F3C67" w:rsidP="002F3C67">
                      <w:pPr>
                        <w:spacing w:after="0" w:line="240" w:lineRule="auto"/>
                        <w:rPr>
                          <w:rFonts w:ascii="Consolas" w:eastAsia="Times New Roman" w:hAnsi="Consolas" w:cs="Times New Roman"/>
                          <w:sz w:val="20"/>
                          <w:szCs w:val="20"/>
                        </w:rPr>
                      </w:pPr>
                      <w:proofErr w:type="spellStart"/>
                      <w:proofErr w:type="gramStart"/>
                      <w:r w:rsidRPr="002F3C67">
                        <w:rPr>
                          <w:rFonts w:ascii="Consolas" w:eastAsia="Times New Roman" w:hAnsi="Consolas" w:cs="Times New Roman"/>
                          <w:sz w:val="20"/>
                          <w:szCs w:val="20"/>
                        </w:rPr>
                        <w:t>unitstep</w:t>
                      </w:r>
                      <w:proofErr w:type="spellEnd"/>
                      <w:proofErr w:type="gramEnd"/>
                      <w:r w:rsidRPr="002F3C67">
                        <w:rPr>
                          <w:rFonts w:ascii="Consolas" w:eastAsia="Times New Roman" w:hAnsi="Consolas" w:cs="Times New Roman"/>
                          <w:sz w:val="20"/>
                          <w:szCs w:val="20"/>
                        </w:rPr>
                        <w:t xml:space="preserve"> = </w:t>
                      </w:r>
                      <w:proofErr w:type="spellStart"/>
                      <w:r w:rsidRPr="002F3C67">
                        <w:rPr>
                          <w:rFonts w:ascii="Consolas" w:eastAsia="Times New Roman" w:hAnsi="Consolas" w:cs="Times New Roman"/>
                          <w:sz w:val="20"/>
                          <w:szCs w:val="20"/>
                        </w:rPr>
                        <w:t>t_s</w:t>
                      </w:r>
                      <w:proofErr w:type="spellEnd"/>
                      <w:r w:rsidRPr="002F3C67">
                        <w:rPr>
                          <w:rFonts w:ascii="Consolas" w:eastAsia="Times New Roman" w:hAnsi="Consolas" w:cs="Times New Roman"/>
                          <w:sz w:val="20"/>
                          <w:szCs w:val="20"/>
                        </w:rPr>
                        <w:t xml:space="preserve">&gt;=1; </w:t>
                      </w:r>
                      <w:r w:rsidRPr="002F3C67">
                        <w:rPr>
                          <w:rFonts w:ascii="Consolas" w:eastAsia="Times New Roman" w:hAnsi="Consolas" w:cs="Times New Roman"/>
                          <w:color w:val="028009"/>
                          <w:sz w:val="20"/>
                          <w:szCs w:val="20"/>
                        </w:rPr>
                        <w:t>%for a step input</w:t>
                      </w:r>
                    </w:p>
                    <w:p w14:paraId="675CD6F1" w14:textId="77777777" w:rsidR="002F3C67" w:rsidRPr="002F3C67" w:rsidRDefault="002F3C67" w:rsidP="002F3C67">
                      <w:pPr>
                        <w:spacing w:after="0" w:line="240" w:lineRule="auto"/>
                        <w:rPr>
                          <w:rFonts w:ascii="Consolas" w:eastAsia="Times New Roman" w:hAnsi="Consolas" w:cs="Times New Roman"/>
                          <w:sz w:val="20"/>
                          <w:szCs w:val="20"/>
                        </w:rPr>
                      </w:pPr>
                      <w:proofErr w:type="gramStart"/>
                      <w:r w:rsidRPr="002F3C67">
                        <w:rPr>
                          <w:rFonts w:ascii="Consolas" w:eastAsia="Times New Roman" w:hAnsi="Consolas" w:cs="Times New Roman"/>
                          <w:sz w:val="20"/>
                          <w:szCs w:val="20"/>
                        </w:rPr>
                        <w:t>figure</w:t>
                      </w:r>
                      <w:proofErr w:type="gramEnd"/>
                      <w:r w:rsidRPr="002F3C67">
                        <w:rPr>
                          <w:rFonts w:ascii="Consolas" w:eastAsia="Times New Roman" w:hAnsi="Consolas" w:cs="Times New Roman"/>
                          <w:sz w:val="20"/>
                          <w:szCs w:val="20"/>
                        </w:rPr>
                        <w:t>;</w:t>
                      </w:r>
                    </w:p>
                    <w:p w14:paraId="21B5B259" w14:textId="43FA57C0" w:rsidR="002F3C67" w:rsidRPr="002F3C67" w:rsidRDefault="002F3C67" w:rsidP="002F3C67">
                      <w:pPr>
                        <w:spacing w:after="0" w:line="240" w:lineRule="auto"/>
                        <w:rPr>
                          <w:rFonts w:ascii="Consolas" w:eastAsia="Times New Roman" w:hAnsi="Consolas" w:cs="Times New Roman"/>
                          <w:sz w:val="20"/>
                          <w:szCs w:val="20"/>
                        </w:rPr>
                      </w:pPr>
                      <w:proofErr w:type="gramStart"/>
                      <w:r w:rsidRPr="002F3C67">
                        <w:rPr>
                          <w:rFonts w:ascii="Consolas" w:eastAsia="Times New Roman" w:hAnsi="Consolas" w:cs="Times New Roman"/>
                          <w:sz w:val="20"/>
                          <w:szCs w:val="20"/>
                        </w:rPr>
                        <w:t>plot(</w:t>
                      </w:r>
                      <w:proofErr w:type="spellStart"/>
                      <w:proofErr w:type="gramEnd"/>
                      <w:r w:rsidRPr="002F3C67">
                        <w:rPr>
                          <w:rFonts w:ascii="Consolas" w:eastAsia="Times New Roman" w:hAnsi="Consolas" w:cs="Times New Roman"/>
                          <w:sz w:val="20"/>
                          <w:szCs w:val="20"/>
                        </w:rPr>
                        <w:t>t_s,unitstep</w:t>
                      </w:r>
                      <w:proofErr w:type="spellEnd"/>
                      <w:r w:rsidRPr="002F3C67">
                        <w:rPr>
                          <w:rFonts w:ascii="Consolas" w:eastAsia="Times New Roman" w:hAnsi="Consolas" w:cs="Times New Roman"/>
                          <w:sz w:val="20"/>
                          <w:szCs w:val="20"/>
                        </w:rPr>
                        <w:t xml:space="preserve">, </w:t>
                      </w:r>
                      <w:r w:rsidRPr="002F3C67">
                        <w:rPr>
                          <w:rFonts w:ascii="Consolas" w:eastAsia="Times New Roman" w:hAnsi="Consolas" w:cs="Times New Roman"/>
                          <w:color w:val="AA04F9"/>
                          <w:sz w:val="20"/>
                          <w:szCs w:val="20"/>
                        </w:rPr>
                        <w:t>'LineWidth'</w:t>
                      </w:r>
                      <w:r w:rsidRPr="002F3C67">
                        <w:rPr>
                          <w:rFonts w:ascii="Consolas" w:eastAsia="Times New Roman" w:hAnsi="Consolas" w:cs="Times New Roman"/>
                          <w:sz w:val="20"/>
                          <w:szCs w:val="20"/>
                        </w:rPr>
                        <w:t xml:space="preserve">,2); hold </w:t>
                      </w:r>
                      <w:r w:rsidRPr="002F3C67">
                        <w:rPr>
                          <w:rFonts w:ascii="Consolas" w:eastAsia="Times New Roman" w:hAnsi="Consolas" w:cs="Times New Roman"/>
                          <w:color w:val="AA04F9"/>
                          <w:sz w:val="20"/>
                          <w:szCs w:val="20"/>
                        </w:rPr>
                        <w:t>on</w:t>
                      </w:r>
                      <w:r w:rsidRPr="002F3C67">
                        <w:rPr>
                          <w:rFonts w:ascii="Consolas" w:eastAsia="Times New Roman" w:hAnsi="Consolas" w:cs="Times New Roman"/>
                          <w:sz w:val="20"/>
                          <w:szCs w:val="20"/>
                        </w:rPr>
                        <w:t>;</w:t>
                      </w:r>
                    </w:p>
                    <w:p w14:paraId="3E8AB586" w14:textId="591CE141" w:rsidR="002F3C67" w:rsidRPr="002F3C67" w:rsidRDefault="002F3C67" w:rsidP="002F3C67">
                      <w:pPr>
                        <w:spacing w:after="0" w:line="240" w:lineRule="auto"/>
                        <w:rPr>
                          <w:rFonts w:ascii="Consolas" w:eastAsia="Times New Roman" w:hAnsi="Consolas" w:cs="Times New Roman"/>
                          <w:sz w:val="20"/>
                          <w:szCs w:val="20"/>
                        </w:rPr>
                      </w:pPr>
                      <w:proofErr w:type="gramStart"/>
                      <w:r w:rsidRPr="002F3C67">
                        <w:rPr>
                          <w:rFonts w:ascii="Consolas" w:eastAsia="Times New Roman" w:hAnsi="Consolas" w:cs="Times New Roman"/>
                          <w:sz w:val="20"/>
                          <w:szCs w:val="20"/>
                        </w:rPr>
                        <w:t>plot(</w:t>
                      </w:r>
                      <w:proofErr w:type="spellStart"/>
                      <w:proofErr w:type="gramEnd"/>
                      <w:r w:rsidRPr="002F3C67">
                        <w:rPr>
                          <w:rFonts w:ascii="Consolas" w:eastAsia="Times New Roman" w:hAnsi="Consolas" w:cs="Times New Roman"/>
                          <w:sz w:val="20"/>
                          <w:szCs w:val="20"/>
                        </w:rPr>
                        <w:t>t,theta</w:t>
                      </w:r>
                      <w:proofErr w:type="spellEnd"/>
                      <w:r w:rsidRPr="002F3C67">
                        <w:rPr>
                          <w:rFonts w:ascii="Consolas" w:eastAsia="Times New Roman" w:hAnsi="Consolas" w:cs="Times New Roman"/>
                          <w:sz w:val="20"/>
                          <w:szCs w:val="20"/>
                        </w:rPr>
                        <w:t xml:space="preserve">, </w:t>
                      </w:r>
                      <w:r w:rsidRPr="002F3C67">
                        <w:rPr>
                          <w:rFonts w:ascii="Consolas" w:eastAsia="Times New Roman" w:hAnsi="Consolas" w:cs="Times New Roman"/>
                          <w:color w:val="AA04F9"/>
                          <w:sz w:val="20"/>
                          <w:szCs w:val="20"/>
                        </w:rPr>
                        <w:t>'LineWidth'</w:t>
                      </w:r>
                      <w:r w:rsidRPr="002F3C67">
                        <w:rPr>
                          <w:rFonts w:ascii="Consolas" w:eastAsia="Times New Roman" w:hAnsi="Consolas" w:cs="Times New Roman"/>
                          <w:sz w:val="20"/>
                          <w:szCs w:val="20"/>
                        </w:rPr>
                        <w:t xml:space="preserve">,2);hold </w:t>
                      </w:r>
                      <w:r w:rsidRPr="002F3C67">
                        <w:rPr>
                          <w:rFonts w:ascii="Consolas" w:eastAsia="Times New Roman" w:hAnsi="Consolas" w:cs="Times New Roman"/>
                          <w:color w:val="AA04F9"/>
                          <w:sz w:val="20"/>
                          <w:szCs w:val="20"/>
                        </w:rPr>
                        <w:t>on</w:t>
                      </w:r>
                      <w:r w:rsidRPr="002F3C67">
                        <w:rPr>
                          <w:rFonts w:ascii="Consolas" w:eastAsia="Times New Roman" w:hAnsi="Consolas" w:cs="Times New Roman"/>
                          <w:sz w:val="20"/>
                          <w:szCs w:val="20"/>
                        </w:rPr>
                        <w:t>;</w:t>
                      </w:r>
                    </w:p>
                    <w:p w14:paraId="63EC35E8" w14:textId="7ECEA856" w:rsidR="002F3C67" w:rsidRPr="002F3C67" w:rsidRDefault="002F3C67" w:rsidP="002F3C67">
                      <w:pPr>
                        <w:spacing w:after="0" w:line="240" w:lineRule="auto"/>
                        <w:rPr>
                          <w:rFonts w:ascii="Consolas" w:eastAsia="Times New Roman" w:hAnsi="Consolas" w:cs="Times New Roman"/>
                          <w:sz w:val="20"/>
                          <w:szCs w:val="20"/>
                        </w:rPr>
                      </w:pPr>
                      <w:proofErr w:type="gramStart"/>
                      <w:r w:rsidRPr="002F3C67">
                        <w:rPr>
                          <w:rFonts w:ascii="Consolas" w:eastAsia="Times New Roman" w:hAnsi="Consolas" w:cs="Times New Roman"/>
                          <w:sz w:val="20"/>
                          <w:szCs w:val="20"/>
                        </w:rPr>
                        <w:t>plot(</w:t>
                      </w:r>
                      <w:proofErr w:type="gramEnd"/>
                      <w:r w:rsidRPr="002F3C67">
                        <w:rPr>
                          <w:rFonts w:ascii="Consolas" w:eastAsia="Times New Roman" w:hAnsi="Consolas" w:cs="Times New Roman"/>
                          <w:sz w:val="20"/>
                          <w:szCs w:val="20"/>
                        </w:rPr>
                        <w:t xml:space="preserve">t, omega, </w:t>
                      </w:r>
                      <w:r w:rsidRPr="002F3C67">
                        <w:rPr>
                          <w:rFonts w:ascii="Consolas" w:eastAsia="Times New Roman" w:hAnsi="Consolas" w:cs="Times New Roman"/>
                          <w:color w:val="AA04F9"/>
                          <w:sz w:val="20"/>
                          <w:szCs w:val="20"/>
                        </w:rPr>
                        <w:t>'LineWidth'</w:t>
                      </w:r>
                      <w:r w:rsidRPr="002F3C67">
                        <w:rPr>
                          <w:rFonts w:ascii="Consolas" w:eastAsia="Times New Roman" w:hAnsi="Consolas" w:cs="Times New Roman"/>
                          <w:sz w:val="20"/>
                          <w:szCs w:val="20"/>
                        </w:rPr>
                        <w:t xml:space="preserve">,2); hold </w:t>
                      </w:r>
                      <w:r w:rsidRPr="002F3C67">
                        <w:rPr>
                          <w:rFonts w:ascii="Consolas" w:eastAsia="Times New Roman" w:hAnsi="Consolas" w:cs="Times New Roman"/>
                          <w:color w:val="AA04F9"/>
                          <w:sz w:val="20"/>
                          <w:szCs w:val="20"/>
                        </w:rPr>
                        <w:t>on</w:t>
                      </w:r>
                      <w:r w:rsidRPr="002F3C67">
                        <w:rPr>
                          <w:rFonts w:ascii="Consolas" w:eastAsia="Times New Roman" w:hAnsi="Consolas" w:cs="Times New Roman"/>
                          <w:sz w:val="20"/>
                          <w:szCs w:val="20"/>
                        </w:rPr>
                        <w:t>;</w:t>
                      </w:r>
                    </w:p>
                    <w:p w14:paraId="77DCDED1" w14:textId="77777777" w:rsidR="002F3C67" w:rsidRPr="002F3C67" w:rsidRDefault="002F3C67" w:rsidP="002F3C67">
                      <w:pPr>
                        <w:spacing w:after="0" w:line="240" w:lineRule="auto"/>
                        <w:rPr>
                          <w:rFonts w:ascii="Consolas" w:eastAsia="Times New Roman" w:hAnsi="Consolas" w:cs="Times New Roman"/>
                          <w:sz w:val="20"/>
                          <w:szCs w:val="20"/>
                        </w:rPr>
                      </w:pPr>
                      <w:proofErr w:type="spellStart"/>
                      <w:r w:rsidRPr="002F3C67">
                        <w:rPr>
                          <w:rFonts w:ascii="Consolas" w:eastAsia="Times New Roman" w:hAnsi="Consolas" w:cs="Times New Roman"/>
                          <w:sz w:val="20"/>
                          <w:szCs w:val="20"/>
                        </w:rPr>
                        <w:t>sample_t</w:t>
                      </w:r>
                      <w:proofErr w:type="spellEnd"/>
                      <w:r w:rsidRPr="002F3C67">
                        <w:rPr>
                          <w:rFonts w:ascii="Consolas" w:eastAsia="Times New Roman" w:hAnsi="Consolas" w:cs="Times New Roman"/>
                          <w:sz w:val="20"/>
                          <w:szCs w:val="20"/>
                        </w:rPr>
                        <w:t xml:space="preserve"> = (sample50/10^6)-22.380416+0.5;</w:t>
                      </w:r>
                    </w:p>
                    <w:p w14:paraId="6F5CFA73" w14:textId="77777777" w:rsidR="002F3C67" w:rsidRPr="002F3C67" w:rsidRDefault="002F3C67" w:rsidP="002F3C67">
                      <w:pPr>
                        <w:spacing w:after="0" w:line="240" w:lineRule="auto"/>
                        <w:rPr>
                          <w:rFonts w:ascii="Consolas" w:eastAsia="Times New Roman" w:hAnsi="Consolas" w:cs="Times New Roman"/>
                          <w:sz w:val="20"/>
                          <w:szCs w:val="20"/>
                        </w:rPr>
                      </w:pPr>
                      <w:proofErr w:type="gramStart"/>
                      <w:r w:rsidRPr="002F3C67">
                        <w:rPr>
                          <w:rFonts w:ascii="Consolas" w:eastAsia="Times New Roman" w:hAnsi="Consolas" w:cs="Times New Roman"/>
                          <w:sz w:val="20"/>
                          <w:szCs w:val="20"/>
                        </w:rPr>
                        <w:t>rad</w:t>
                      </w:r>
                      <w:proofErr w:type="gramEnd"/>
                      <w:r w:rsidRPr="002F3C67">
                        <w:rPr>
                          <w:rFonts w:ascii="Consolas" w:eastAsia="Times New Roman" w:hAnsi="Consolas" w:cs="Times New Roman"/>
                          <w:sz w:val="20"/>
                          <w:szCs w:val="20"/>
                        </w:rPr>
                        <w:t xml:space="preserve"> = -(Degrees50-30).*2*pi/360;</w:t>
                      </w:r>
                    </w:p>
                    <w:p w14:paraId="5D00F7CD" w14:textId="77777777" w:rsidR="002F3C67" w:rsidRPr="002F3C67" w:rsidRDefault="002F3C67" w:rsidP="002F3C67">
                      <w:pPr>
                        <w:spacing w:after="0" w:line="240" w:lineRule="auto"/>
                        <w:rPr>
                          <w:rFonts w:ascii="Consolas" w:eastAsia="Times New Roman" w:hAnsi="Consolas" w:cs="Times New Roman"/>
                          <w:sz w:val="20"/>
                          <w:szCs w:val="20"/>
                        </w:rPr>
                      </w:pPr>
                      <w:proofErr w:type="gramStart"/>
                      <w:r w:rsidRPr="002F3C67">
                        <w:rPr>
                          <w:rFonts w:ascii="Consolas" w:eastAsia="Times New Roman" w:hAnsi="Consolas" w:cs="Times New Roman"/>
                          <w:sz w:val="20"/>
                          <w:szCs w:val="20"/>
                        </w:rPr>
                        <w:t>plot(</w:t>
                      </w:r>
                      <w:proofErr w:type="spellStart"/>
                      <w:proofErr w:type="gramEnd"/>
                      <w:r w:rsidRPr="002F3C67">
                        <w:rPr>
                          <w:rFonts w:ascii="Consolas" w:eastAsia="Times New Roman" w:hAnsi="Consolas" w:cs="Times New Roman"/>
                          <w:sz w:val="20"/>
                          <w:szCs w:val="20"/>
                        </w:rPr>
                        <w:t>sample_t,rad</w:t>
                      </w:r>
                      <w:proofErr w:type="spellEnd"/>
                      <w:r w:rsidRPr="002F3C67">
                        <w:rPr>
                          <w:rFonts w:ascii="Consolas" w:eastAsia="Times New Roman" w:hAnsi="Consolas" w:cs="Times New Roman"/>
                          <w:sz w:val="20"/>
                          <w:szCs w:val="20"/>
                        </w:rPr>
                        <w:t xml:space="preserve">, </w:t>
                      </w:r>
                      <w:r w:rsidRPr="002F3C67">
                        <w:rPr>
                          <w:rFonts w:ascii="Consolas" w:eastAsia="Times New Roman" w:hAnsi="Consolas" w:cs="Times New Roman"/>
                          <w:color w:val="AA04F9"/>
                          <w:sz w:val="20"/>
                          <w:szCs w:val="20"/>
                        </w:rPr>
                        <w:t>'LineWidth'</w:t>
                      </w:r>
                      <w:r w:rsidRPr="002F3C67">
                        <w:rPr>
                          <w:rFonts w:ascii="Consolas" w:eastAsia="Times New Roman" w:hAnsi="Consolas" w:cs="Times New Roman"/>
                          <w:sz w:val="20"/>
                          <w:szCs w:val="20"/>
                        </w:rPr>
                        <w:t>,2);</w:t>
                      </w:r>
                    </w:p>
                    <w:p w14:paraId="092F4E37" w14:textId="77777777" w:rsidR="002F3C67" w:rsidRPr="002F3C67" w:rsidRDefault="002F3C67" w:rsidP="002F3C67">
                      <w:pPr>
                        <w:spacing w:after="0" w:line="240" w:lineRule="auto"/>
                        <w:rPr>
                          <w:rFonts w:ascii="Consolas" w:eastAsia="Times New Roman" w:hAnsi="Consolas" w:cs="Times New Roman"/>
                          <w:sz w:val="20"/>
                          <w:szCs w:val="20"/>
                        </w:rPr>
                      </w:pPr>
                      <w:proofErr w:type="gramStart"/>
                      <w:r w:rsidRPr="002F3C67">
                        <w:rPr>
                          <w:rFonts w:ascii="Consolas" w:eastAsia="Times New Roman" w:hAnsi="Consolas" w:cs="Times New Roman"/>
                          <w:sz w:val="20"/>
                          <w:szCs w:val="20"/>
                        </w:rPr>
                        <w:t>legend(</w:t>
                      </w:r>
                      <w:proofErr w:type="gramEnd"/>
                      <w:r w:rsidRPr="002F3C67">
                        <w:rPr>
                          <w:rFonts w:ascii="Consolas" w:eastAsia="Times New Roman" w:hAnsi="Consolas" w:cs="Times New Roman"/>
                          <w:color w:val="AA04F9"/>
                          <w:sz w:val="20"/>
                          <w:szCs w:val="20"/>
                        </w:rPr>
                        <w:t>"Step Voltage(V)"</w:t>
                      </w:r>
                      <w:r w:rsidRPr="002F3C67">
                        <w:rPr>
                          <w:rFonts w:ascii="Consolas" w:eastAsia="Times New Roman" w:hAnsi="Consolas" w:cs="Times New Roman"/>
                          <w:sz w:val="20"/>
                          <w:szCs w:val="20"/>
                        </w:rPr>
                        <w:t>,</w:t>
                      </w:r>
                      <w:r w:rsidRPr="002F3C67">
                        <w:rPr>
                          <w:rFonts w:ascii="Consolas" w:eastAsia="Times New Roman" w:hAnsi="Consolas" w:cs="Times New Roman"/>
                          <w:color w:val="AA04F9"/>
                          <w:sz w:val="20"/>
                          <w:szCs w:val="20"/>
                        </w:rPr>
                        <w:t>"Modelled {\theta}(rad)"</w:t>
                      </w:r>
                      <w:r w:rsidRPr="002F3C67">
                        <w:rPr>
                          <w:rFonts w:ascii="Consolas" w:eastAsia="Times New Roman" w:hAnsi="Consolas" w:cs="Times New Roman"/>
                          <w:sz w:val="20"/>
                          <w:szCs w:val="20"/>
                        </w:rPr>
                        <w:t xml:space="preserve">, </w:t>
                      </w:r>
                      <w:r w:rsidRPr="002F3C67">
                        <w:rPr>
                          <w:rFonts w:ascii="Consolas" w:eastAsia="Times New Roman" w:hAnsi="Consolas" w:cs="Times New Roman"/>
                          <w:color w:val="AA04F9"/>
                          <w:sz w:val="20"/>
                          <w:szCs w:val="20"/>
                        </w:rPr>
                        <w:t>"Modelled {\omega}(rad/s)"</w:t>
                      </w:r>
                      <w:r w:rsidRPr="002F3C67">
                        <w:rPr>
                          <w:rFonts w:ascii="Consolas" w:eastAsia="Times New Roman" w:hAnsi="Consolas" w:cs="Times New Roman"/>
                          <w:sz w:val="20"/>
                          <w:szCs w:val="20"/>
                        </w:rPr>
                        <w:t xml:space="preserve">, </w:t>
                      </w:r>
                      <w:r w:rsidRPr="002F3C67">
                        <w:rPr>
                          <w:rFonts w:ascii="Consolas" w:eastAsia="Times New Roman" w:hAnsi="Consolas" w:cs="Times New Roman"/>
                          <w:color w:val="AA04F9"/>
                          <w:sz w:val="20"/>
                          <w:szCs w:val="20"/>
                        </w:rPr>
                        <w:t>"Actual {\theta}(rad)"</w:t>
                      </w:r>
                      <w:r w:rsidRPr="002F3C67">
                        <w:rPr>
                          <w:rFonts w:ascii="Consolas" w:eastAsia="Times New Roman" w:hAnsi="Consolas" w:cs="Times New Roman"/>
                          <w:sz w:val="20"/>
                          <w:szCs w:val="20"/>
                        </w:rPr>
                        <w:t>);</w:t>
                      </w:r>
                    </w:p>
                    <w:p w14:paraId="76D8462E" w14:textId="77777777" w:rsidR="002F3C67" w:rsidRPr="002F3C67" w:rsidRDefault="002F3C67" w:rsidP="002F3C67">
                      <w:pPr>
                        <w:spacing w:after="0" w:line="240" w:lineRule="auto"/>
                        <w:rPr>
                          <w:rFonts w:ascii="Consolas" w:eastAsia="Times New Roman" w:hAnsi="Consolas" w:cs="Times New Roman"/>
                          <w:sz w:val="20"/>
                          <w:szCs w:val="20"/>
                        </w:rPr>
                      </w:pPr>
                      <w:proofErr w:type="spellStart"/>
                      <w:proofErr w:type="gramStart"/>
                      <w:r w:rsidRPr="002F3C67">
                        <w:rPr>
                          <w:rFonts w:ascii="Consolas" w:eastAsia="Times New Roman" w:hAnsi="Consolas" w:cs="Times New Roman"/>
                          <w:sz w:val="20"/>
                          <w:szCs w:val="20"/>
                        </w:rPr>
                        <w:t>xlabel</w:t>
                      </w:r>
                      <w:proofErr w:type="spellEnd"/>
                      <w:r w:rsidRPr="002F3C67">
                        <w:rPr>
                          <w:rFonts w:ascii="Consolas" w:eastAsia="Times New Roman" w:hAnsi="Consolas" w:cs="Times New Roman"/>
                          <w:sz w:val="20"/>
                          <w:szCs w:val="20"/>
                        </w:rPr>
                        <w:t>(</w:t>
                      </w:r>
                      <w:proofErr w:type="gramEnd"/>
                      <w:r w:rsidRPr="002F3C67">
                        <w:rPr>
                          <w:rFonts w:ascii="Consolas" w:eastAsia="Times New Roman" w:hAnsi="Consolas" w:cs="Times New Roman"/>
                          <w:color w:val="AA04F9"/>
                          <w:sz w:val="20"/>
                          <w:szCs w:val="20"/>
                        </w:rPr>
                        <w:t>"Time (s)"</w:t>
                      </w:r>
                      <w:r w:rsidRPr="002F3C67">
                        <w:rPr>
                          <w:rFonts w:ascii="Consolas" w:eastAsia="Times New Roman" w:hAnsi="Consolas" w:cs="Times New Roman"/>
                          <w:sz w:val="20"/>
                          <w:szCs w:val="20"/>
                        </w:rPr>
                        <w:t>);</w:t>
                      </w:r>
                    </w:p>
                    <w:p w14:paraId="6209475F" w14:textId="77777777" w:rsidR="002F3C67" w:rsidRPr="002F3C67" w:rsidRDefault="002F3C67" w:rsidP="002F3C67">
                      <w:pPr>
                        <w:spacing w:after="0" w:line="240" w:lineRule="auto"/>
                        <w:rPr>
                          <w:rFonts w:ascii="Consolas" w:eastAsia="Times New Roman" w:hAnsi="Consolas" w:cs="Times New Roman"/>
                          <w:sz w:val="20"/>
                          <w:szCs w:val="20"/>
                        </w:rPr>
                      </w:pPr>
                      <w:proofErr w:type="spellStart"/>
                      <w:proofErr w:type="gramStart"/>
                      <w:r w:rsidRPr="002F3C67">
                        <w:rPr>
                          <w:rFonts w:ascii="Consolas" w:eastAsia="Times New Roman" w:hAnsi="Consolas" w:cs="Times New Roman"/>
                          <w:sz w:val="20"/>
                          <w:szCs w:val="20"/>
                        </w:rPr>
                        <w:t>ylabel</w:t>
                      </w:r>
                      <w:proofErr w:type="spellEnd"/>
                      <w:r w:rsidRPr="002F3C67">
                        <w:rPr>
                          <w:rFonts w:ascii="Consolas" w:eastAsia="Times New Roman" w:hAnsi="Consolas" w:cs="Times New Roman"/>
                          <w:sz w:val="20"/>
                          <w:szCs w:val="20"/>
                        </w:rPr>
                        <w:t>(</w:t>
                      </w:r>
                      <w:proofErr w:type="gramEnd"/>
                      <w:r w:rsidRPr="002F3C67">
                        <w:rPr>
                          <w:rFonts w:ascii="Consolas" w:eastAsia="Times New Roman" w:hAnsi="Consolas" w:cs="Times New Roman"/>
                          <w:color w:val="AA04F9"/>
                          <w:sz w:val="20"/>
                          <w:szCs w:val="20"/>
                        </w:rPr>
                        <w:t>"Amplitude"</w:t>
                      </w:r>
                      <w:r w:rsidRPr="002F3C67">
                        <w:rPr>
                          <w:rFonts w:ascii="Consolas" w:eastAsia="Times New Roman" w:hAnsi="Consolas" w:cs="Times New Roman"/>
                          <w:sz w:val="20"/>
                          <w:szCs w:val="20"/>
                        </w:rPr>
                        <w:t>);</w:t>
                      </w:r>
                    </w:p>
                    <w:p w14:paraId="190400AC" w14:textId="77777777" w:rsidR="002F3C67" w:rsidRPr="002F3C67" w:rsidRDefault="002F3C67" w:rsidP="002F3C67">
                      <w:pPr>
                        <w:spacing w:after="0" w:line="240" w:lineRule="auto"/>
                        <w:rPr>
                          <w:rFonts w:ascii="Consolas" w:eastAsia="Times New Roman" w:hAnsi="Consolas" w:cs="Times New Roman"/>
                          <w:sz w:val="20"/>
                          <w:szCs w:val="20"/>
                        </w:rPr>
                      </w:pPr>
                      <w:proofErr w:type="gramStart"/>
                      <w:r w:rsidRPr="002F3C67">
                        <w:rPr>
                          <w:rFonts w:ascii="Consolas" w:eastAsia="Times New Roman" w:hAnsi="Consolas" w:cs="Times New Roman"/>
                          <w:sz w:val="20"/>
                          <w:szCs w:val="20"/>
                        </w:rPr>
                        <w:t>title(</w:t>
                      </w:r>
                      <w:proofErr w:type="gramEnd"/>
                      <w:r w:rsidRPr="002F3C67">
                        <w:rPr>
                          <w:rFonts w:ascii="Consolas" w:eastAsia="Times New Roman" w:hAnsi="Consolas" w:cs="Times New Roman"/>
                          <w:color w:val="AA04F9"/>
                          <w:sz w:val="20"/>
                          <w:szCs w:val="20"/>
                        </w:rPr>
                        <w:t>"50% Duty Cycle"</w:t>
                      </w:r>
                      <w:r w:rsidRPr="002F3C67">
                        <w:rPr>
                          <w:rFonts w:ascii="Consolas" w:eastAsia="Times New Roman" w:hAnsi="Consolas" w:cs="Times New Roman"/>
                          <w:sz w:val="20"/>
                          <w:szCs w:val="20"/>
                        </w:rPr>
                        <w:t>);</w:t>
                      </w:r>
                    </w:p>
                    <w:p w14:paraId="499A954F" w14:textId="77777777" w:rsidR="002F3C67" w:rsidRPr="002F3C67" w:rsidRDefault="002F3C67" w:rsidP="002F3C67">
                      <w:pPr>
                        <w:spacing w:after="0" w:line="240" w:lineRule="auto"/>
                        <w:rPr>
                          <w:rFonts w:ascii="Consolas" w:eastAsia="Times New Roman" w:hAnsi="Consolas" w:cs="Times New Roman"/>
                          <w:sz w:val="20"/>
                          <w:szCs w:val="20"/>
                        </w:rPr>
                      </w:pPr>
                    </w:p>
                    <w:p w14:paraId="4A5ED4D6" w14:textId="77777777" w:rsidR="002F3C67" w:rsidRPr="002F3C67" w:rsidRDefault="002F3C67" w:rsidP="002F3C67">
                      <w:pPr>
                        <w:spacing w:after="0" w:line="240" w:lineRule="auto"/>
                        <w:rPr>
                          <w:rFonts w:ascii="Consolas" w:eastAsia="Times New Roman" w:hAnsi="Consolas" w:cs="Times New Roman"/>
                          <w:sz w:val="20"/>
                          <w:szCs w:val="20"/>
                        </w:rPr>
                      </w:pPr>
                    </w:p>
                    <w:p w14:paraId="643C66DE" w14:textId="4064C9A5" w:rsidR="002F3C67" w:rsidRDefault="002F3C67"/>
                  </w:txbxContent>
                </v:textbox>
                <w10:wrap type="square"/>
              </v:shape>
            </w:pict>
          </mc:Fallback>
        </mc:AlternateContent>
      </w:r>
      <w:proofErr w:type="spellStart"/>
      <w:r w:rsidRPr="002F3C67">
        <w:rPr>
          <w:rFonts w:ascii="Times New Roman" w:hAnsi="Times New Roman" w:cs="Times New Roman"/>
          <w:b/>
          <w:sz w:val="24"/>
        </w:rPr>
        <w:t>Matlab</w:t>
      </w:r>
      <w:proofErr w:type="spellEnd"/>
      <w:r w:rsidRPr="002F3C67">
        <w:rPr>
          <w:rFonts w:ascii="Times New Roman" w:hAnsi="Times New Roman" w:cs="Times New Roman"/>
          <w:b/>
          <w:sz w:val="24"/>
        </w:rPr>
        <w:t xml:space="preserve"> Code</w:t>
      </w:r>
    </w:p>
    <w:p w14:paraId="330C5B41" w14:textId="59E81E21" w:rsidR="002F3C67" w:rsidRPr="002F3C67" w:rsidRDefault="002F3C67" w:rsidP="002F3C67">
      <w:pPr>
        <w:rPr>
          <w:rFonts w:ascii="Times New Roman" w:hAnsi="Times New Roman" w:cs="Times New Roman"/>
          <w:b/>
          <w:sz w:val="24"/>
        </w:rPr>
      </w:pPr>
      <w:r>
        <w:rPr>
          <w:rFonts w:ascii="Times New Roman" w:hAnsi="Times New Roman" w:cs="Times New Roman"/>
          <w:b/>
          <w:sz w:val="24"/>
        </w:rPr>
        <w:lastRenderedPageBreak/>
        <w:t>Graph</w:t>
      </w:r>
    </w:p>
    <w:p w14:paraId="7E967BEC" w14:textId="77777777" w:rsidR="00AD7A5F" w:rsidRDefault="6B0068A3" w:rsidP="00AD7A5F">
      <w:pPr>
        <w:keepNext/>
      </w:pPr>
      <w:r>
        <w:rPr>
          <w:noProof/>
        </w:rPr>
        <w:drawing>
          <wp:inline distT="0" distB="0" distL="0" distR="0" wp14:anchorId="4B0477FE" wp14:editId="7D38F663">
            <wp:extent cx="5767108" cy="3063776"/>
            <wp:effectExtent l="0" t="0" r="0" b="0"/>
            <wp:docPr id="544964915" name="Picture 544964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67108" cy="3063776"/>
                    </a:xfrm>
                    <a:prstGeom prst="rect">
                      <a:avLst/>
                    </a:prstGeom>
                  </pic:spPr>
                </pic:pic>
              </a:graphicData>
            </a:graphic>
          </wp:inline>
        </w:drawing>
      </w:r>
    </w:p>
    <w:p w14:paraId="006651E4" w14:textId="626C8D9B" w:rsidR="6B0068A3" w:rsidRDefault="00AD7A5F" w:rsidP="00AD7A5F">
      <w:pPr>
        <w:pStyle w:val="Caption"/>
        <w:jc w:val="center"/>
      </w:pPr>
      <w:r>
        <w:t xml:space="preserve">Figure </w:t>
      </w:r>
      <w:r>
        <w:fldChar w:fldCharType="begin"/>
      </w:r>
      <w:r>
        <w:instrText xml:space="preserve"> SEQ Figure \* ARABIC </w:instrText>
      </w:r>
      <w:r>
        <w:fldChar w:fldCharType="separate"/>
      </w:r>
      <w:r w:rsidR="004F6ACB">
        <w:rPr>
          <w:noProof/>
        </w:rPr>
        <w:t>11</w:t>
      </w:r>
      <w:r>
        <w:fldChar w:fldCharType="end"/>
      </w:r>
      <w:r>
        <w:t>: K</w:t>
      </w:r>
      <w:r>
        <w:rPr>
          <w:vertAlign w:val="subscript"/>
        </w:rPr>
        <w:t>3</w:t>
      </w:r>
      <w:r>
        <w:t xml:space="preserve"> = 27, </w:t>
      </w:r>
      <w:r>
        <w:rPr>
          <w:rFonts w:cstheme="minorHAnsi"/>
        </w:rPr>
        <w:t>τ</w:t>
      </w:r>
      <w:r>
        <w:rPr>
          <w:vertAlign w:val="subscript"/>
        </w:rPr>
        <w:t>3</w:t>
      </w:r>
      <w:r>
        <w:t xml:space="preserve"> = 0.09s</w:t>
      </w:r>
    </w:p>
    <w:p w14:paraId="6BE79AAA" w14:textId="0BABBA94" w:rsidR="00804196" w:rsidRPr="00804196" w:rsidRDefault="00804196" w:rsidP="00804196">
      <w:pPr>
        <w:rPr>
          <w:rFonts w:ascii="Times New Roman" w:hAnsi="Times New Roman" w:cs="Times New Roman"/>
          <w:sz w:val="24"/>
        </w:rPr>
      </w:pPr>
      <w:r w:rsidRPr="00804196">
        <w:rPr>
          <w:rFonts w:ascii="Times New Roman" w:hAnsi="Times New Roman" w:cs="Times New Roman"/>
          <w:sz w:val="24"/>
        </w:rPr>
        <w:t>Then, (10) becomes,</w:t>
      </w:r>
    </w:p>
    <w:p w14:paraId="474DB87F" w14:textId="3D7FFEEA" w:rsidR="00804196" w:rsidRPr="00804196" w:rsidRDefault="00804196" w:rsidP="00804196">
      <w:pPr>
        <w:rPr>
          <w:rFonts w:eastAsiaTheme="minorEastAsia"/>
        </w:rPr>
      </w:pPr>
      <m:oMathPara>
        <m:oMath>
          <m:r>
            <w:rPr>
              <w:rFonts w:ascii="Cambria Math" w:hAnsi="Cambria Math"/>
            </w:rPr>
            <m:t xml:space="preserve">K= </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num>
            <m:den>
              <m:r>
                <w:rPr>
                  <w:rFonts w:ascii="Cambria Math" w:hAnsi="Cambria Math"/>
                </w:rPr>
                <m:t>3</m:t>
              </m:r>
            </m:den>
          </m:f>
          <m:r>
            <w:rPr>
              <w:rFonts w:ascii="Cambria Math" w:hAnsi="Cambria Math"/>
            </w:rPr>
            <m:t>=47.33</m:t>
          </m:r>
        </m:oMath>
      </m:oMathPara>
    </w:p>
    <w:p w14:paraId="56AD43F0" w14:textId="048D6C51" w:rsidR="00804196" w:rsidRPr="00804196" w:rsidRDefault="00804196" w:rsidP="0080419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num>
            <m:den>
              <m:r>
                <w:rPr>
                  <w:rFonts w:ascii="Cambria Math" w:hAnsi="Cambria Math"/>
                </w:rPr>
                <m:t>3</m:t>
              </m:r>
            </m:den>
          </m:f>
          <m:r>
            <w:rPr>
              <w:rFonts w:ascii="Cambria Math" w:hAnsi="Cambria Math"/>
            </w:rPr>
            <m:t>=0.263</m:t>
          </m:r>
        </m:oMath>
      </m:oMathPara>
    </w:p>
    <w:p w14:paraId="70C7D5C0" w14:textId="51396E62" w:rsidR="00804196" w:rsidRPr="003A6DCC" w:rsidRDefault="00804196" w:rsidP="00804196">
      <w:pPr>
        <w:keepNext/>
        <w:spacing w:after="0"/>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(s)</m:t>
              </m:r>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τs+1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47.33</m:t>
              </m:r>
            </m:num>
            <m:den>
              <m:r>
                <w:rPr>
                  <w:rFonts w:ascii="Cambria Math" w:hAnsi="Cambria Math" w:cs="Times New Roman"/>
                  <w:sz w:val="24"/>
                  <w:szCs w:val="24"/>
                </w:rPr>
                <m:t>0.263s+1</m:t>
              </m:r>
            </m:den>
          </m:f>
        </m:oMath>
      </m:oMathPara>
    </w:p>
    <w:p w14:paraId="40810677" w14:textId="35A6A274" w:rsidR="00804196" w:rsidRPr="00804196" w:rsidRDefault="00804196" w:rsidP="00804196">
      <w:pPr>
        <w:pStyle w:val="Caption"/>
        <w:jc w:val="right"/>
        <w:rPr>
          <w:rFonts w:eastAsiaTheme="minorEastAsia"/>
        </w:rPr>
      </w:pPr>
      <w:proofErr w:type="gramStart"/>
      <w:r>
        <w:t xml:space="preserve">( </w:t>
      </w:r>
      <w:proofErr w:type="gramEnd"/>
      <w:r>
        <w:fldChar w:fldCharType="begin"/>
      </w:r>
      <w:r>
        <w:instrText xml:space="preserve"> SEQ ( \* ARABIC </w:instrText>
      </w:r>
      <w:r>
        <w:fldChar w:fldCharType="separate"/>
      </w:r>
      <w:r>
        <w:rPr>
          <w:noProof/>
        </w:rPr>
        <w:t>34</w:t>
      </w:r>
      <w:r>
        <w:fldChar w:fldCharType="end"/>
      </w:r>
      <w:r>
        <w:t>)</w:t>
      </w:r>
    </w:p>
    <w:p w14:paraId="33D7F465" w14:textId="1EA4E240" w:rsidR="00A2110D" w:rsidRDefault="00A2110D" w:rsidP="00A2110D">
      <w:pPr>
        <w:rPr>
          <w:rFonts w:ascii="Times New Roman" w:hAnsi="Times New Roman" w:cs="Times New Roman"/>
          <w:sz w:val="24"/>
          <w:szCs w:val="24"/>
        </w:rPr>
      </w:pPr>
      <w:r w:rsidRPr="003A6DCC">
        <w:rPr>
          <w:rFonts w:ascii="Times New Roman" w:hAnsi="Times New Roman" w:cs="Times New Roman"/>
          <w:sz w:val="24"/>
          <w:szCs w:val="24"/>
        </w:rPr>
        <w:t xml:space="preserve">Since we are using grey-box modelling to model the motor, we find K and τ </w:t>
      </w:r>
      <w:r>
        <w:rPr>
          <w:rFonts w:ascii="Times New Roman" w:hAnsi="Times New Roman" w:cs="Times New Roman"/>
          <w:sz w:val="24"/>
          <w:szCs w:val="24"/>
        </w:rPr>
        <w:t>in equation (10) by providing 100 %, 85 % and 50</w:t>
      </w:r>
      <w:r w:rsidRPr="003A6DCC">
        <w:rPr>
          <w:rFonts w:ascii="Times New Roman" w:hAnsi="Times New Roman" w:cs="Times New Roman"/>
          <w:sz w:val="24"/>
          <w:szCs w:val="24"/>
        </w:rPr>
        <w:t xml:space="preserve"> % duty cycle of step input to our actual system and tune the values of K and τ in each iteration until it replicates the actual response. The final K and τ were achieved by taking average of the values.</w:t>
      </w:r>
    </w:p>
    <w:p w14:paraId="38D8D02D" w14:textId="7F5FBD05" w:rsidR="002F3C67" w:rsidRDefault="002F3C67" w:rsidP="00A2110D">
      <w:pPr>
        <w:rPr>
          <w:rFonts w:ascii="Times New Roman" w:hAnsi="Times New Roman" w:cs="Times New Roman"/>
          <w:sz w:val="24"/>
          <w:szCs w:val="24"/>
        </w:rPr>
      </w:pPr>
      <w:r>
        <w:rPr>
          <w:rFonts w:ascii="Times New Roman" w:hAnsi="Times New Roman" w:cs="Times New Roman"/>
          <w:sz w:val="24"/>
          <w:szCs w:val="24"/>
        </w:rPr>
        <w:t xml:space="preserve">The actual responses in figure 9, 10, and 11 were obtained by building a code on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IDE. We used PID Controller to control the angular displacement of the beam. </w:t>
      </w:r>
      <w:r w:rsidR="00A93C81">
        <w:rPr>
          <w:rFonts w:ascii="Times New Roman" w:hAnsi="Times New Roman" w:cs="Times New Roman"/>
          <w:sz w:val="24"/>
          <w:szCs w:val="24"/>
        </w:rPr>
        <w:t>If our desired angle is set to 30 degrees, the controller is designed such that the beam restores its position at 30 degrees with the initial angular displacement set to zero as shown above in the graphs. Since the theoretical angular displacement is not controlled, the response due to the step voltages causes the theoretical response to exponentially grow.</w:t>
      </w:r>
    </w:p>
    <w:p w14:paraId="4D69F491" w14:textId="77777777" w:rsidR="002F3C67" w:rsidRDefault="002F3C67" w:rsidP="00A2110D">
      <w:pPr>
        <w:rPr>
          <w:rFonts w:ascii="Times New Roman" w:hAnsi="Times New Roman" w:cs="Times New Roman"/>
          <w:sz w:val="24"/>
          <w:szCs w:val="24"/>
        </w:rPr>
      </w:pPr>
    </w:p>
    <w:p w14:paraId="17042C61" w14:textId="77777777" w:rsidR="00B777B6" w:rsidRDefault="00B777B6" w:rsidP="003C207A">
      <w:pPr>
        <w:spacing w:after="0" w:line="240" w:lineRule="auto"/>
        <w:rPr>
          <w:rFonts w:ascii="Times New Roman" w:hAnsi="Times New Roman" w:cs="Times New Roman"/>
          <w:sz w:val="24"/>
          <w:szCs w:val="24"/>
        </w:rPr>
      </w:pPr>
    </w:p>
    <w:p w14:paraId="1542C47E" w14:textId="5B9FE724" w:rsidR="003C207A" w:rsidRPr="00E3092D" w:rsidRDefault="00B9311A" w:rsidP="00E3092D">
      <w:pPr>
        <w:pStyle w:val="ListParagraph"/>
        <w:numPr>
          <w:ilvl w:val="0"/>
          <w:numId w:val="35"/>
        </w:numPr>
        <w:spacing w:after="0" w:line="240" w:lineRule="auto"/>
        <w:rPr>
          <w:rFonts w:ascii="Times New Roman" w:eastAsia="Times New Roman" w:hAnsi="Times New Roman" w:cs="Times New Roman"/>
          <w:color w:val="000000"/>
          <w:sz w:val="24"/>
          <w:szCs w:val="24"/>
        </w:rPr>
      </w:pPr>
      <w:r w:rsidRPr="00E3092D">
        <w:rPr>
          <w:rFonts w:ascii="Times New Roman" w:eastAsia="Times New Roman" w:hAnsi="Times New Roman" w:cs="Times New Roman"/>
          <w:b/>
          <w:color w:val="000000"/>
          <w:sz w:val="24"/>
          <w:szCs w:val="24"/>
        </w:rPr>
        <w:lastRenderedPageBreak/>
        <w:t>Conclusions</w:t>
      </w:r>
      <w:r w:rsidRPr="00E3092D">
        <w:rPr>
          <w:rFonts w:ascii="Times New Roman" w:eastAsia="Times New Roman" w:hAnsi="Times New Roman" w:cs="Times New Roman"/>
          <w:color w:val="000000"/>
          <w:sz w:val="24"/>
          <w:szCs w:val="24"/>
        </w:rPr>
        <w:t xml:space="preserve"> </w:t>
      </w:r>
    </w:p>
    <w:p w14:paraId="3FE9F22C" w14:textId="77777777" w:rsidR="00132F0F" w:rsidRDefault="00132F0F" w:rsidP="00E3092D">
      <w:pPr>
        <w:spacing w:after="0" w:line="240" w:lineRule="auto"/>
        <w:ind w:left="360"/>
        <w:rPr>
          <w:rFonts w:ascii="Times New Roman" w:eastAsia="Times New Roman" w:hAnsi="Times New Roman" w:cs="Times New Roman"/>
          <w:color w:val="000000"/>
          <w:sz w:val="24"/>
          <w:szCs w:val="24"/>
        </w:rPr>
      </w:pPr>
    </w:p>
    <w:p w14:paraId="6C90C511" w14:textId="490237D3" w:rsidR="00E3092D" w:rsidRPr="00E3092D" w:rsidRDefault="00E3092D" w:rsidP="00E3092D">
      <w:pPr>
        <w:spacing w:after="0" w:line="240" w:lineRule="auto"/>
        <w:ind w:left="360"/>
        <w:rPr>
          <w:rFonts w:ascii="Times New Roman" w:eastAsia="Times New Roman" w:hAnsi="Times New Roman" w:cs="Times New Roman"/>
          <w:sz w:val="24"/>
          <w:szCs w:val="24"/>
        </w:rPr>
      </w:pPr>
      <w:r w:rsidRPr="00E3092D">
        <w:rPr>
          <w:rFonts w:ascii="Times New Roman" w:eastAsia="Times New Roman" w:hAnsi="Times New Roman" w:cs="Times New Roman"/>
          <w:color w:val="000000"/>
          <w:sz w:val="24"/>
          <w:szCs w:val="24"/>
        </w:rPr>
        <w:t>Although the aim of our project was to control both the yaw and the pitch angle of a Twin Rotor MIMO System, due to time constraints</w:t>
      </w:r>
      <w:r w:rsidR="00C6655C">
        <w:rPr>
          <w:rFonts w:ascii="Times New Roman" w:eastAsia="Times New Roman" w:hAnsi="Times New Roman" w:cs="Times New Roman"/>
          <w:color w:val="000000"/>
          <w:sz w:val="24"/>
          <w:szCs w:val="24"/>
        </w:rPr>
        <w:t xml:space="preserve"> and the presence of a phenomenon called</w:t>
      </w:r>
      <w:r w:rsidRPr="00E3092D">
        <w:rPr>
          <w:rFonts w:ascii="Times New Roman" w:eastAsia="Times New Roman" w:hAnsi="Times New Roman" w:cs="Times New Roman"/>
          <w:color w:val="000000"/>
          <w:sz w:val="24"/>
          <w:szCs w:val="24"/>
        </w:rPr>
        <w:t xml:space="preserve"> </w:t>
      </w:r>
      <w:r w:rsidR="00C6655C">
        <w:rPr>
          <w:rFonts w:ascii="Times New Roman" w:eastAsia="Times New Roman" w:hAnsi="Times New Roman" w:cs="Times New Roman"/>
          <w:color w:val="000000"/>
          <w:sz w:val="24"/>
          <w:szCs w:val="24"/>
        </w:rPr>
        <w:t xml:space="preserve">“cross-coupling” between the pitch angle and the yaw angle, </w:t>
      </w:r>
      <w:r w:rsidRPr="00E3092D">
        <w:rPr>
          <w:rFonts w:ascii="Times New Roman" w:eastAsia="Times New Roman" w:hAnsi="Times New Roman" w:cs="Times New Roman"/>
          <w:color w:val="000000"/>
          <w:sz w:val="24"/>
          <w:szCs w:val="24"/>
        </w:rPr>
        <w:t xml:space="preserve">we were only able to control the pitch angle. It was observed that increasing </w:t>
      </w:r>
      <w:proofErr w:type="spellStart"/>
      <w:proofErr w:type="gramStart"/>
      <w:r w:rsidRPr="00E3092D">
        <w:rPr>
          <w:rFonts w:ascii="Times New Roman" w:eastAsia="Times New Roman" w:hAnsi="Times New Roman" w:cs="Times New Roman"/>
          <w:color w:val="000000"/>
          <w:sz w:val="24"/>
          <w:szCs w:val="24"/>
        </w:rPr>
        <w:t>K</w:t>
      </w:r>
      <w:r w:rsidRPr="00E3092D">
        <w:rPr>
          <w:rFonts w:ascii="Times New Roman" w:eastAsia="Times New Roman" w:hAnsi="Times New Roman" w:cs="Times New Roman"/>
          <w:color w:val="000000"/>
          <w:sz w:val="24"/>
          <w:szCs w:val="24"/>
          <w:vertAlign w:val="subscript"/>
        </w:rPr>
        <w:t>p</w:t>
      </w:r>
      <w:proofErr w:type="spellEnd"/>
      <w:proofErr w:type="gramEnd"/>
      <w:r w:rsidRPr="00E3092D">
        <w:rPr>
          <w:rFonts w:ascii="Times New Roman" w:eastAsia="Times New Roman" w:hAnsi="Times New Roman" w:cs="Times New Roman"/>
          <w:color w:val="000000"/>
          <w:sz w:val="24"/>
          <w:szCs w:val="24"/>
        </w:rPr>
        <w:t xml:space="preserve"> proportionally increased error in the system. Adding </w:t>
      </w:r>
      <w:proofErr w:type="spellStart"/>
      <w:proofErr w:type="gramStart"/>
      <w:r w:rsidRPr="00E3092D">
        <w:rPr>
          <w:rFonts w:ascii="Times New Roman" w:eastAsia="Times New Roman" w:hAnsi="Times New Roman" w:cs="Times New Roman"/>
          <w:color w:val="000000"/>
          <w:sz w:val="24"/>
          <w:szCs w:val="24"/>
        </w:rPr>
        <w:t>K</w:t>
      </w:r>
      <w:r w:rsidRPr="00E3092D">
        <w:rPr>
          <w:rFonts w:ascii="Times New Roman" w:eastAsia="Times New Roman" w:hAnsi="Times New Roman" w:cs="Times New Roman"/>
          <w:color w:val="000000"/>
          <w:sz w:val="24"/>
          <w:szCs w:val="24"/>
          <w:vertAlign w:val="subscript"/>
        </w:rPr>
        <w:t>d</w:t>
      </w:r>
      <w:proofErr w:type="spellEnd"/>
      <w:proofErr w:type="gramEnd"/>
      <w:r w:rsidRPr="00E3092D">
        <w:rPr>
          <w:rFonts w:ascii="Times New Roman" w:eastAsia="Times New Roman" w:hAnsi="Times New Roman" w:cs="Times New Roman"/>
          <w:color w:val="000000"/>
          <w:sz w:val="24"/>
          <w:szCs w:val="24"/>
        </w:rPr>
        <w:t xml:space="preserve"> did not significantly affect the response with small angle disturbances. With K</w:t>
      </w:r>
      <w:r w:rsidRPr="00E3092D">
        <w:rPr>
          <w:rFonts w:ascii="Times New Roman" w:eastAsia="Times New Roman" w:hAnsi="Times New Roman" w:cs="Times New Roman"/>
          <w:color w:val="000000"/>
          <w:sz w:val="24"/>
          <w:szCs w:val="24"/>
          <w:vertAlign w:val="subscript"/>
        </w:rPr>
        <w:t>i</w:t>
      </w:r>
      <w:r w:rsidR="00132F0F">
        <w:rPr>
          <w:rFonts w:ascii="Times New Roman" w:eastAsia="Times New Roman" w:hAnsi="Times New Roman" w:cs="Times New Roman"/>
          <w:color w:val="000000"/>
          <w:sz w:val="24"/>
          <w:szCs w:val="24"/>
        </w:rPr>
        <w:t>, the response beca</w:t>
      </w:r>
      <w:r w:rsidRPr="00E3092D">
        <w:rPr>
          <w:rFonts w:ascii="Times New Roman" w:eastAsia="Times New Roman" w:hAnsi="Times New Roman" w:cs="Times New Roman"/>
          <w:color w:val="000000"/>
          <w:sz w:val="24"/>
          <w:szCs w:val="24"/>
        </w:rPr>
        <w:t>me swift and faster. Regardless, the concepts regarding the PID controller and the proportional, integrative and derivative constants made better sense with the completion of the project.</w:t>
      </w:r>
    </w:p>
    <w:p w14:paraId="695C44E2" w14:textId="77777777" w:rsidR="00771A20" w:rsidRPr="003A6DCC" w:rsidRDefault="00771A20" w:rsidP="00771A20">
      <w:pPr>
        <w:rPr>
          <w:rFonts w:ascii="Times New Roman" w:hAnsi="Times New Roman" w:cs="Times New Roman"/>
          <w:sz w:val="24"/>
          <w:szCs w:val="24"/>
        </w:rPr>
      </w:pPr>
    </w:p>
    <w:sectPr w:rsidR="00771A20" w:rsidRPr="003A6DCC" w:rsidSect="00771A20">
      <w:footerReference w:type="default" r:id="rId32"/>
      <w:head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EB2A90" w14:textId="77777777" w:rsidR="008C639E" w:rsidRDefault="008C639E" w:rsidP="00E72987">
      <w:pPr>
        <w:spacing w:after="0" w:line="240" w:lineRule="auto"/>
      </w:pPr>
      <w:r>
        <w:separator/>
      </w:r>
    </w:p>
  </w:endnote>
  <w:endnote w:type="continuationSeparator" w:id="0">
    <w:p w14:paraId="70B1D1D4" w14:textId="77777777" w:rsidR="008C639E" w:rsidRDefault="008C639E" w:rsidP="00E72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0E44A" w14:textId="5727A848" w:rsidR="002F3C67" w:rsidRDefault="002F3C67">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95FEA">
      <w:rPr>
        <w:caps/>
        <w:noProof/>
        <w:color w:val="5B9BD5" w:themeColor="accent1"/>
      </w:rPr>
      <w:t>20</w:t>
    </w:r>
    <w:r>
      <w:rPr>
        <w:caps/>
        <w:noProof/>
        <w:color w:val="5B9BD5" w:themeColor="accent1"/>
      </w:rPr>
      <w:fldChar w:fldCharType="end"/>
    </w:r>
  </w:p>
  <w:p w14:paraId="2132CC71" w14:textId="77777777" w:rsidR="002F3C67" w:rsidRDefault="002F3C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D4D5CD" w14:textId="77777777" w:rsidR="008C639E" w:rsidRDefault="008C639E" w:rsidP="00E72987">
      <w:pPr>
        <w:spacing w:after="0" w:line="240" w:lineRule="auto"/>
      </w:pPr>
      <w:r>
        <w:separator/>
      </w:r>
    </w:p>
  </w:footnote>
  <w:footnote w:type="continuationSeparator" w:id="0">
    <w:p w14:paraId="2E6F57E5" w14:textId="77777777" w:rsidR="008C639E" w:rsidRDefault="008C639E" w:rsidP="00E729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931DE" w14:textId="561453AA" w:rsidR="002F3C67" w:rsidRPr="00311E95" w:rsidRDefault="002F3C67" w:rsidP="00771A20">
    <w:pPr>
      <w:spacing w:after="0" w:line="240" w:lineRule="auto"/>
      <w:jc w:val="right"/>
      <w:rPr>
        <w:rFonts w:ascii="Times New Roman" w:eastAsia="Times New Roman" w:hAnsi="Times New Roman" w:cs="Times New Roman"/>
        <w:i/>
        <w:color w:val="FF0000"/>
        <w:szCs w:val="24"/>
      </w:rPr>
    </w:pPr>
    <w:r w:rsidRPr="00311E95">
      <w:rPr>
        <w:rFonts w:ascii="Times New Roman" w:eastAsia="Times New Roman" w:hAnsi="Times New Roman" w:cs="Times New Roman"/>
        <w:bCs/>
        <w:i/>
        <w:color w:val="FF0000"/>
        <w:szCs w:val="24"/>
      </w:rPr>
      <w:t xml:space="preserve"> </w:t>
    </w:r>
    <w:r>
      <w:rPr>
        <w:rFonts w:ascii="Times New Roman" w:eastAsia="Times New Roman" w:hAnsi="Times New Roman" w:cs="Times New Roman"/>
        <w:bCs/>
        <w:i/>
        <w:color w:val="FF0000"/>
        <w:szCs w:val="24"/>
      </w:rPr>
      <w:t>19/12/2021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80825"/>
    <w:multiLevelType w:val="hybridMultilevel"/>
    <w:tmpl w:val="35AEC226"/>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35C0C9F"/>
    <w:multiLevelType w:val="hybridMultilevel"/>
    <w:tmpl w:val="81DA0BFC"/>
    <w:lvl w:ilvl="0" w:tplc="946C92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59426FD"/>
    <w:multiLevelType w:val="hybridMultilevel"/>
    <w:tmpl w:val="A72E4318"/>
    <w:lvl w:ilvl="0" w:tplc="2040A65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3D579D"/>
    <w:multiLevelType w:val="hybridMultilevel"/>
    <w:tmpl w:val="9A58CFAC"/>
    <w:lvl w:ilvl="0" w:tplc="D506C4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8BC51B5"/>
    <w:multiLevelType w:val="hybridMultilevel"/>
    <w:tmpl w:val="ECA29562"/>
    <w:lvl w:ilvl="0" w:tplc="7326FA7A">
      <w:start w:val="1"/>
      <w:numFmt w:val="upperRoman"/>
      <w:lvlText w:val="%1."/>
      <w:lvlJc w:val="righ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A6200F9"/>
    <w:multiLevelType w:val="hybridMultilevel"/>
    <w:tmpl w:val="EFB82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F61898"/>
    <w:multiLevelType w:val="hybridMultilevel"/>
    <w:tmpl w:val="761A36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F197134"/>
    <w:multiLevelType w:val="multilevel"/>
    <w:tmpl w:val="6158F8F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nsid w:val="207C6B14"/>
    <w:multiLevelType w:val="multilevel"/>
    <w:tmpl w:val="7D36EA2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20B16177"/>
    <w:multiLevelType w:val="hybridMultilevel"/>
    <w:tmpl w:val="D2E890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FE5B19"/>
    <w:multiLevelType w:val="hybridMultilevel"/>
    <w:tmpl w:val="3ABEE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7665AF"/>
    <w:multiLevelType w:val="hybridMultilevel"/>
    <w:tmpl w:val="DF1E0184"/>
    <w:lvl w:ilvl="0" w:tplc="0B4261A2">
      <w:start w:val="1"/>
      <w:numFmt w:val="decimal"/>
      <w:lvlText w:val="9.%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8075D3C"/>
    <w:multiLevelType w:val="hybridMultilevel"/>
    <w:tmpl w:val="27CAB65A"/>
    <w:lvl w:ilvl="0" w:tplc="C0BC962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BFA42E2"/>
    <w:multiLevelType w:val="hybridMultilevel"/>
    <w:tmpl w:val="1F9E3A26"/>
    <w:lvl w:ilvl="0" w:tplc="22B4A1CC">
      <w:start w:val="1"/>
      <w:numFmt w:val="decimal"/>
      <w:lvlText w:val="%1."/>
      <w:lvlJc w:val="left"/>
      <w:pPr>
        <w:ind w:left="363" w:hanging="360"/>
      </w:pPr>
      <w:rPr>
        <w:rFonts w:hint="default"/>
        <w:b w:val="0"/>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14">
    <w:nsid w:val="2E8315D5"/>
    <w:multiLevelType w:val="hybridMultilevel"/>
    <w:tmpl w:val="FC68E382"/>
    <w:lvl w:ilvl="0" w:tplc="FA843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18273A1"/>
    <w:multiLevelType w:val="hybridMultilevel"/>
    <w:tmpl w:val="A9128544"/>
    <w:lvl w:ilvl="0" w:tplc="A51E03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B63D7E"/>
    <w:multiLevelType w:val="hybridMultilevel"/>
    <w:tmpl w:val="122A1F22"/>
    <w:lvl w:ilvl="0" w:tplc="A9B61620">
      <w:start w:val="1"/>
      <w:numFmt w:val="lowerRoman"/>
      <w:lvlText w:val="%1."/>
      <w:lvlJc w:val="left"/>
      <w:pPr>
        <w:ind w:left="1080" w:hanging="720"/>
      </w:pPr>
      <w:rPr>
        <w:rFonts w:ascii="Times New Roman" w:eastAsia="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0727A5"/>
    <w:multiLevelType w:val="hybridMultilevel"/>
    <w:tmpl w:val="1518B2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FE2130"/>
    <w:multiLevelType w:val="hybridMultilevel"/>
    <w:tmpl w:val="CA1E9E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C115B0"/>
    <w:multiLevelType w:val="hybridMultilevel"/>
    <w:tmpl w:val="8FB6A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C904B2"/>
    <w:multiLevelType w:val="hybridMultilevel"/>
    <w:tmpl w:val="4E048222"/>
    <w:lvl w:ilvl="0" w:tplc="38DA84C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DFF1A09"/>
    <w:multiLevelType w:val="hybridMultilevel"/>
    <w:tmpl w:val="2DA69662"/>
    <w:lvl w:ilvl="0" w:tplc="DEC270D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F1B3DDD"/>
    <w:multiLevelType w:val="hybridMultilevel"/>
    <w:tmpl w:val="9B0A5430"/>
    <w:lvl w:ilvl="0" w:tplc="8B5264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FBA7AD9"/>
    <w:multiLevelType w:val="hybridMultilevel"/>
    <w:tmpl w:val="363294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0F23A59"/>
    <w:multiLevelType w:val="hybridMultilevel"/>
    <w:tmpl w:val="597E961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3363769"/>
    <w:multiLevelType w:val="hybridMultilevel"/>
    <w:tmpl w:val="4EA697D0"/>
    <w:lvl w:ilvl="0" w:tplc="E894087E">
      <w:start w:val="1"/>
      <w:numFmt w:val="lowerRoman"/>
      <w:lvlText w:val="%1."/>
      <w:lvlJc w:val="left"/>
      <w:pPr>
        <w:ind w:left="900" w:hanging="720"/>
      </w:pPr>
      <w:rPr>
        <w:rFonts w:ascii="Times New Roman" w:eastAsia="Times New Roman" w:hAnsi="Times New Roman" w:cs="Times New Roman" w:hint="default"/>
        <w:color w:val="auto"/>
        <w:sz w:val="2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6">
    <w:nsid w:val="460732F5"/>
    <w:multiLevelType w:val="hybridMultilevel"/>
    <w:tmpl w:val="A0B496CE"/>
    <w:lvl w:ilvl="0" w:tplc="DE8C4C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46F97F4B"/>
    <w:multiLevelType w:val="multilevel"/>
    <w:tmpl w:val="D9D44A74"/>
    <w:lvl w:ilvl="0">
      <w:start w:val="1"/>
      <w:numFmt w:val="decimal"/>
      <w:pStyle w:val="Heading1"/>
      <w:lvlText w:val="%1."/>
      <w:lvlJc w:val="left"/>
      <w:pPr>
        <w:ind w:left="360" w:hanging="360"/>
      </w:pPr>
    </w:lvl>
    <w:lvl w:ilvl="1">
      <w:start w:val="7"/>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8">
    <w:nsid w:val="48831352"/>
    <w:multiLevelType w:val="hybridMultilevel"/>
    <w:tmpl w:val="7D324C8C"/>
    <w:lvl w:ilvl="0" w:tplc="1E482C4A">
      <w:start w:val="2"/>
      <w:numFmt w:val="lowerRoman"/>
      <w:lvlText w:val="%1."/>
      <w:lvlJc w:val="left"/>
      <w:pPr>
        <w:ind w:left="1080" w:hanging="720"/>
      </w:pPr>
      <w:rPr>
        <w:rFonts w:ascii="Times New Roman" w:eastAsia="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950087"/>
    <w:multiLevelType w:val="multilevel"/>
    <w:tmpl w:val="2E340508"/>
    <w:lvl w:ilvl="0">
      <w:start w:val="1"/>
      <w:numFmt w:val="upperRoman"/>
      <w:lvlText w:val="%1."/>
      <w:lvlJc w:val="righ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nsid w:val="529F6934"/>
    <w:multiLevelType w:val="hybridMultilevel"/>
    <w:tmpl w:val="1D98B104"/>
    <w:lvl w:ilvl="0" w:tplc="7DF469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D21D4C"/>
    <w:multiLevelType w:val="hybridMultilevel"/>
    <w:tmpl w:val="F9BC5F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6C757AB"/>
    <w:multiLevelType w:val="hybridMultilevel"/>
    <w:tmpl w:val="915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740A1A"/>
    <w:multiLevelType w:val="hybridMultilevel"/>
    <w:tmpl w:val="939A14AA"/>
    <w:lvl w:ilvl="0" w:tplc="FFE6C79C">
      <w:start w:val="1"/>
      <w:numFmt w:val="decimal"/>
      <w:lvlText w:val="%1."/>
      <w:lvlJc w:val="left"/>
      <w:pPr>
        <w:ind w:left="720" w:hanging="360"/>
      </w:pPr>
    </w:lvl>
    <w:lvl w:ilvl="1" w:tplc="62828B98">
      <w:start w:val="1"/>
      <w:numFmt w:val="decimal"/>
      <w:lvlText w:val="%2."/>
      <w:lvlJc w:val="left"/>
      <w:pPr>
        <w:ind w:left="1440" w:hanging="360"/>
      </w:pPr>
    </w:lvl>
    <w:lvl w:ilvl="2" w:tplc="D9A059B8">
      <w:start w:val="1"/>
      <w:numFmt w:val="lowerRoman"/>
      <w:lvlText w:val="%3."/>
      <w:lvlJc w:val="right"/>
      <w:pPr>
        <w:ind w:left="2160" w:hanging="180"/>
      </w:pPr>
    </w:lvl>
    <w:lvl w:ilvl="3" w:tplc="62FE1D62">
      <w:start w:val="1"/>
      <w:numFmt w:val="decimal"/>
      <w:lvlText w:val="%4."/>
      <w:lvlJc w:val="left"/>
      <w:pPr>
        <w:ind w:left="2880" w:hanging="360"/>
      </w:pPr>
    </w:lvl>
    <w:lvl w:ilvl="4" w:tplc="8CEA5D78">
      <w:start w:val="1"/>
      <w:numFmt w:val="lowerLetter"/>
      <w:lvlText w:val="%5."/>
      <w:lvlJc w:val="left"/>
      <w:pPr>
        <w:ind w:left="3600" w:hanging="360"/>
      </w:pPr>
    </w:lvl>
    <w:lvl w:ilvl="5" w:tplc="51160AAA">
      <w:start w:val="1"/>
      <w:numFmt w:val="lowerRoman"/>
      <w:lvlText w:val="%6."/>
      <w:lvlJc w:val="right"/>
      <w:pPr>
        <w:ind w:left="4320" w:hanging="180"/>
      </w:pPr>
    </w:lvl>
    <w:lvl w:ilvl="6" w:tplc="99B0A498">
      <w:start w:val="1"/>
      <w:numFmt w:val="decimal"/>
      <w:lvlText w:val="%7."/>
      <w:lvlJc w:val="left"/>
      <w:pPr>
        <w:ind w:left="5040" w:hanging="360"/>
      </w:pPr>
    </w:lvl>
    <w:lvl w:ilvl="7" w:tplc="D0CA957C">
      <w:start w:val="1"/>
      <w:numFmt w:val="lowerLetter"/>
      <w:lvlText w:val="%8."/>
      <w:lvlJc w:val="left"/>
      <w:pPr>
        <w:ind w:left="5760" w:hanging="360"/>
      </w:pPr>
    </w:lvl>
    <w:lvl w:ilvl="8" w:tplc="3A960EB4">
      <w:start w:val="1"/>
      <w:numFmt w:val="lowerRoman"/>
      <w:lvlText w:val="%9."/>
      <w:lvlJc w:val="right"/>
      <w:pPr>
        <w:ind w:left="6480" w:hanging="180"/>
      </w:pPr>
    </w:lvl>
  </w:abstractNum>
  <w:abstractNum w:abstractNumId="34">
    <w:nsid w:val="5A1B7C3C"/>
    <w:multiLevelType w:val="hybridMultilevel"/>
    <w:tmpl w:val="3D706F88"/>
    <w:lvl w:ilvl="0" w:tplc="0CB00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D0D7753"/>
    <w:multiLevelType w:val="hybridMultilevel"/>
    <w:tmpl w:val="0E2E61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E9831C9"/>
    <w:multiLevelType w:val="hybridMultilevel"/>
    <w:tmpl w:val="57362508"/>
    <w:lvl w:ilvl="0" w:tplc="D402DE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195687C"/>
    <w:multiLevelType w:val="hybridMultilevel"/>
    <w:tmpl w:val="EE749328"/>
    <w:lvl w:ilvl="0" w:tplc="ED323FE0">
      <w:start w:val="1"/>
      <w:numFmt w:val="decimal"/>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38">
    <w:nsid w:val="63225089"/>
    <w:multiLevelType w:val="hybridMultilevel"/>
    <w:tmpl w:val="85DA8150"/>
    <w:lvl w:ilvl="0" w:tplc="824061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37B318A"/>
    <w:multiLevelType w:val="multilevel"/>
    <w:tmpl w:val="90A6C7F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nsid w:val="63A878E7"/>
    <w:multiLevelType w:val="hybridMultilevel"/>
    <w:tmpl w:val="0D6C32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5A37B9A"/>
    <w:multiLevelType w:val="hybridMultilevel"/>
    <w:tmpl w:val="181EA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5F59E3"/>
    <w:multiLevelType w:val="hybridMultilevel"/>
    <w:tmpl w:val="F124B94E"/>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6E4B10C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23D64DB"/>
    <w:multiLevelType w:val="hybridMultilevel"/>
    <w:tmpl w:val="0FF69C22"/>
    <w:lvl w:ilvl="0" w:tplc="ADA295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nsid w:val="73776930"/>
    <w:multiLevelType w:val="hybridMultilevel"/>
    <w:tmpl w:val="2C344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40B145B"/>
    <w:multiLevelType w:val="hybridMultilevel"/>
    <w:tmpl w:val="02107D08"/>
    <w:lvl w:ilvl="0" w:tplc="A68CD58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4996697"/>
    <w:multiLevelType w:val="hybridMultilevel"/>
    <w:tmpl w:val="78748396"/>
    <w:lvl w:ilvl="0" w:tplc="E2EE5B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94A643C"/>
    <w:multiLevelType w:val="hybridMultilevel"/>
    <w:tmpl w:val="32009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AEC089D"/>
    <w:multiLevelType w:val="hybridMultilevel"/>
    <w:tmpl w:val="16A65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1E6596"/>
    <w:multiLevelType w:val="multilevel"/>
    <w:tmpl w:val="D9C0532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1">
    <w:nsid w:val="7CCC6933"/>
    <w:multiLevelType w:val="hybridMultilevel"/>
    <w:tmpl w:val="1F2C5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5"/>
  </w:num>
  <w:num w:numId="3">
    <w:abstractNumId w:val="10"/>
  </w:num>
  <w:num w:numId="4">
    <w:abstractNumId w:val="32"/>
  </w:num>
  <w:num w:numId="5">
    <w:abstractNumId w:val="27"/>
  </w:num>
  <w:num w:numId="6">
    <w:abstractNumId w:val="11"/>
  </w:num>
  <w:num w:numId="7">
    <w:abstractNumId w:val="12"/>
  </w:num>
  <w:num w:numId="8">
    <w:abstractNumId w:val="21"/>
  </w:num>
  <w:num w:numId="9">
    <w:abstractNumId w:val="37"/>
  </w:num>
  <w:num w:numId="10">
    <w:abstractNumId w:val="41"/>
  </w:num>
  <w:num w:numId="11">
    <w:abstractNumId w:val="13"/>
  </w:num>
  <w:num w:numId="12">
    <w:abstractNumId w:val="2"/>
  </w:num>
  <w:num w:numId="13">
    <w:abstractNumId w:val="20"/>
  </w:num>
  <w:num w:numId="14">
    <w:abstractNumId w:val="49"/>
  </w:num>
  <w:num w:numId="15">
    <w:abstractNumId w:val="22"/>
  </w:num>
  <w:num w:numId="16">
    <w:abstractNumId w:val="45"/>
  </w:num>
  <w:num w:numId="17">
    <w:abstractNumId w:val="51"/>
  </w:num>
  <w:num w:numId="18">
    <w:abstractNumId w:val="15"/>
  </w:num>
  <w:num w:numId="19">
    <w:abstractNumId w:val="43"/>
  </w:num>
  <w:num w:numId="20">
    <w:abstractNumId w:val="17"/>
  </w:num>
  <w:num w:numId="21">
    <w:abstractNumId w:val="23"/>
  </w:num>
  <w:num w:numId="22">
    <w:abstractNumId w:val="34"/>
  </w:num>
  <w:num w:numId="23">
    <w:abstractNumId w:val="14"/>
  </w:num>
  <w:num w:numId="24">
    <w:abstractNumId w:val="26"/>
  </w:num>
  <w:num w:numId="25">
    <w:abstractNumId w:val="19"/>
  </w:num>
  <w:num w:numId="26">
    <w:abstractNumId w:val="44"/>
  </w:num>
  <w:num w:numId="27">
    <w:abstractNumId w:val="36"/>
  </w:num>
  <w:num w:numId="28">
    <w:abstractNumId w:val="31"/>
  </w:num>
  <w:num w:numId="29">
    <w:abstractNumId w:val="30"/>
  </w:num>
  <w:num w:numId="30">
    <w:abstractNumId w:val="3"/>
  </w:num>
  <w:num w:numId="31">
    <w:abstractNumId w:val="38"/>
  </w:num>
  <w:num w:numId="32">
    <w:abstractNumId w:val="1"/>
  </w:num>
  <w:num w:numId="33">
    <w:abstractNumId w:val="6"/>
  </w:num>
  <w:num w:numId="34">
    <w:abstractNumId w:val="0"/>
  </w:num>
  <w:num w:numId="35">
    <w:abstractNumId w:val="4"/>
  </w:num>
  <w:num w:numId="36">
    <w:abstractNumId w:val="46"/>
  </w:num>
  <w:num w:numId="37">
    <w:abstractNumId w:val="47"/>
  </w:num>
  <w:num w:numId="38">
    <w:abstractNumId w:val="16"/>
  </w:num>
  <w:num w:numId="39">
    <w:abstractNumId w:val="28"/>
  </w:num>
  <w:num w:numId="40">
    <w:abstractNumId w:val="25"/>
  </w:num>
  <w:num w:numId="41">
    <w:abstractNumId w:val="42"/>
  </w:num>
  <w:num w:numId="42">
    <w:abstractNumId w:val="24"/>
  </w:num>
  <w:num w:numId="43">
    <w:abstractNumId w:val="18"/>
  </w:num>
  <w:num w:numId="44">
    <w:abstractNumId w:val="40"/>
  </w:num>
  <w:num w:numId="45">
    <w:abstractNumId w:val="29"/>
  </w:num>
  <w:num w:numId="46">
    <w:abstractNumId w:val="7"/>
  </w:num>
  <w:num w:numId="47">
    <w:abstractNumId w:val="39"/>
  </w:num>
  <w:num w:numId="48">
    <w:abstractNumId w:val="50"/>
  </w:num>
  <w:num w:numId="49">
    <w:abstractNumId w:val="8"/>
  </w:num>
  <w:num w:numId="50">
    <w:abstractNumId w:val="35"/>
  </w:num>
  <w:num w:numId="51">
    <w:abstractNumId w:val="48"/>
  </w:num>
  <w:num w:numId="52">
    <w:abstractNumId w:val="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759"/>
    <w:rsid w:val="00010224"/>
    <w:rsid w:val="00010625"/>
    <w:rsid w:val="000138E9"/>
    <w:rsid w:val="000C29D9"/>
    <w:rsid w:val="00127DED"/>
    <w:rsid w:val="00132F0F"/>
    <w:rsid w:val="00177741"/>
    <w:rsid w:val="001B282E"/>
    <w:rsid w:val="001F061F"/>
    <w:rsid w:val="00270B3F"/>
    <w:rsid w:val="002F3C67"/>
    <w:rsid w:val="00311E95"/>
    <w:rsid w:val="003A6DCC"/>
    <w:rsid w:val="003C1DC9"/>
    <w:rsid w:val="003C207A"/>
    <w:rsid w:val="003C4A04"/>
    <w:rsid w:val="0042445F"/>
    <w:rsid w:val="00460500"/>
    <w:rsid w:val="004821A9"/>
    <w:rsid w:val="004B6ED3"/>
    <w:rsid w:val="004F6ACB"/>
    <w:rsid w:val="00547DAD"/>
    <w:rsid w:val="00567899"/>
    <w:rsid w:val="005D7734"/>
    <w:rsid w:val="00695FEA"/>
    <w:rsid w:val="006E3600"/>
    <w:rsid w:val="00745594"/>
    <w:rsid w:val="00771A20"/>
    <w:rsid w:val="007B0A18"/>
    <w:rsid w:val="00804196"/>
    <w:rsid w:val="008C639E"/>
    <w:rsid w:val="00973D0A"/>
    <w:rsid w:val="009D3DA5"/>
    <w:rsid w:val="00A2110D"/>
    <w:rsid w:val="00A518B1"/>
    <w:rsid w:val="00A54408"/>
    <w:rsid w:val="00A806F3"/>
    <w:rsid w:val="00A93C81"/>
    <w:rsid w:val="00A9588D"/>
    <w:rsid w:val="00A95ED0"/>
    <w:rsid w:val="00AB4416"/>
    <w:rsid w:val="00AD7A5F"/>
    <w:rsid w:val="00AE7E33"/>
    <w:rsid w:val="00AF117A"/>
    <w:rsid w:val="00B40759"/>
    <w:rsid w:val="00B6009A"/>
    <w:rsid w:val="00B777B6"/>
    <w:rsid w:val="00B86767"/>
    <w:rsid w:val="00B9311A"/>
    <w:rsid w:val="00BB7A22"/>
    <w:rsid w:val="00BC5556"/>
    <w:rsid w:val="00C0241B"/>
    <w:rsid w:val="00C43CE3"/>
    <w:rsid w:val="00C6655C"/>
    <w:rsid w:val="00C7128B"/>
    <w:rsid w:val="00CC0093"/>
    <w:rsid w:val="00CD4FF4"/>
    <w:rsid w:val="00D42A73"/>
    <w:rsid w:val="00D76828"/>
    <w:rsid w:val="00DC3718"/>
    <w:rsid w:val="00E3092D"/>
    <w:rsid w:val="00E72987"/>
    <w:rsid w:val="00EC1AB3"/>
    <w:rsid w:val="00F11FD6"/>
    <w:rsid w:val="00F24738"/>
    <w:rsid w:val="00F7596D"/>
    <w:rsid w:val="00F86A36"/>
    <w:rsid w:val="00FC1CE2"/>
    <w:rsid w:val="0BF073CA"/>
    <w:rsid w:val="0D8C442B"/>
    <w:rsid w:val="125FB54E"/>
    <w:rsid w:val="14418539"/>
    <w:rsid w:val="14B89355"/>
    <w:rsid w:val="1A3E5DA4"/>
    <w:rsid w:val="1B94E08C"/>
    <w:rsid w:val="1D30B0ED"/>
    <w:rsid w:val="223F8196"/>
    <w:rsid w:val="243FEB57"/>
    <w:rsid w:val="290A362B"/>
    <w:rsid w:val="2A0E9DAD"/>
    <w:rsid w:val="2D4EC23D"/>
    <w:rsid w:val="37E505C5"/>
    <w:rsid w:val="3A62AE38"/>
    <w:rsid w:val="4033DFA9"/>
    <w:rsid w:val="41C14A19"/>
    <w:rsid w:val="44ED78BE"/>
    <w:rsid w:val="456FC649"/>
    <w:rsid w:val="45FBA0EB"/>
    <w:rsid w:val="49DAC1EF"/>
    <w:rsid w:val="563AA0B7"/>
    <w:rsid w:val="59520B7F"/>
    <w:rsid w:val="5BD6A73A"/>
    <w:rsid w:val="5D307401"/>
    <w:rsid w:val="66C6CB09"/>
    <w:rsid w:val="6B0068A3"/>
    <w:rsid w:val="6BF4F3F0"/>
    <w:rsid w:val="6FBD02C2"/>
    <w:rsid w:val="7158D323"/>
    <w:rsid w:val="75D3B59B"/>
    <w:rsid w:val="7DAFF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1B093"/>
  <w15:chartTrackingRefBased/>
  <w15:docId w15:val="{7961F0F0-8435-41EB-A02F-DB43563FE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196"/>
  </w:style>
  <w:style w:type="paragraph" w:styleId="Heading1">
    <w:name w:val="heading 1"/>
    <w:basedOn w:val="Normal"/>
    <w:link w:val="Heading1Char"/>
    <w:uiPriority w:val="9"/>
    <w:qFormat/>
    <w:rsid w:val="00A518B1"/>
    <w:pPr>
      <w:keepNext/>
      <w:keepLines/>
      <w:numPr>
        <w:numId w:val="5"/>
      </w:numPr>
      <w:spacing w:before="360" w:after="120" w:line="264" w:lineRule="auto"/>
      <w:jc w:val="center"/>
      <w:outlineLvl w:val="0"/>
    </w:pPr>
    <w:rPr>
      <w:rFonts w:ascii="Times New Roman" w:eastAsiaTheme="majorEastAsia" w:hAnsi="Times New Roman" w:cstheme="majorBidi"/>
      <w:b/>
      <w:sz w:val="41"/>
      <w:szCs w:val="32"/>
    </w:rPr>
  </w:style>
  <w:style w:type="paragraph" w:styleId="Heading2">
    <w:name w:val="heading 2"/>
    <w:next w:val="Normal"/>
    <w:link w:val="Heading2Char"/>
    <w:uiPriority w:val="9"/>
    <w:unhideWhenUsed/>
    <w:qFormat/>
    <w:rsid w:val="00A518B1"/>
    <w:pPr>
      <w:keepNext/>
      <w:keepLines/>
      <w:spacing w:after="162" w:line="262" w:lineRule="auto"/>
      <w:ind w:left="10" w:hanging="10"/>
      <w:jc w:val="both"/>
      <w:outlineLvl w:val="1"/>
    </w:pPr>
    <w:rPr>
      <w:rFonts w:ascii="Times New Roman" w:eastAsia="Cambria" w:hAnsi="Times New Roman" w:cs="Cambria"/>
      <w:b/>
      <w:color w:val="000000"/>
      <w:sz w:val="28"/>
    </w:rPr>
  </w:style>
  <w:style w:type="paragraph" w:styleId="Heading3">
    <w:name w:val="heading 3"/>
    <w:basedOn w:val="Normal"/>
    <w:next w:val="Normal"/>
    <w:link w:val="Heading3Char"/>
    <w:uiPriority w:val="9"/>
    <w:unhideWhenUsed/>
    <w:qFormat/>
    <w:rsid w:val="00A518B1"/>
    <w:pPr>
      <w:keepNext/>
      <w:keepLines/>
      <w:spacing w:before="160" w:after="120" w:line="264" w:lineRule="auto"/>
      <w:jc w:val="both"/>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A518B1"/>
    <w:pPr>
      <w:keepNext/>
      <w:keepLines/>
      <w:spacing w:before="40" w:after="0" w:line="264" w:lineRule="auto"/>
      <w:jc w:val="both"/>
      <w:outlineLvl w:val="3"/>
    </w:pPr>
    <w:rPr>
      <w:rFonts w:ascii="Times New Roman" w:eastAsiaTheme="majorEastAsia" w:hAnsi="Times New Roman"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8B1"/>
    <w:rPr>
      <w:rFonts w:ascii="Times New Roman" w:eastAsiaTheme="majorEastAsia" w:hAnsi="Times New Roman" w:cstheme="majorBidi"/>
      <w:b/>
      <w:sz w:val="41"/>
      <w:szCs w:val="32"/>
    </w:rPr>
  </w:style>
  <w:style w:type="character" w:customStyle="1" w:styleId="Heading2Char">
    <w:name w:val="Heading 2 Char"/>
    <w:basedOn w:val="DefaultParagraphFont"/>
    <w:link w:val="Heading2"/>
    <w:uiPriority w:val="9"/>
    <w:rsid w:val="00A518B1"/>
    <w:rPr>
      <w:rFonts w:ascii="Times New Roman" w:eastAsia="Cambria" w:hAnsi="Times New Roman" w:cs="Cambria"/>
      <w:b/>
      <w:color w:val="000000"/>
      <w:sz w:val="28"/>
    </w:rPr>
  </w:style>
  <w:style w:type="character" w:customStyle="1" w:styleId="Heading3Char">
    <w:name w:val="Heading 3 Char"/>
    <w:basedOn w:val="DefaultParagraphFont"/>
    <w:link w:val="Heading3"/>
    <w:uiPriority w:val="9"/>
    <w:rsid w:val="00A518B1"/>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A518B1"/>
    <w:rPr>
      <w:rFonts w:ascii="Times New Roman" w:eastAsiaTheme="majorEastAsia" w:hAnsi="Times New Roman" w:cstheme="majorBidi"/>
      <w:b/>
      <w:iCs/>
      <w:sz w:val="24"/>
    </w:rPr>
  </w:style>
  <w:style w:type="paragraph" w:styleId="NormalWeb">
    <w:name w:val="Normal (Web)"/>
    <w:basedOn w:val="Normal"/>
    <w:uiPriority w:val="99"/>
    <w:semiHidden/>
    <w:unhideWhenUsed/>
    <w:rsid w:val="00B9311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C1DC9"/>
    <w:pPr>
      <w:ind w:left="720"/>
      <w:contextualSpacing/>
    </w:pPr>
  </w:style>
  <w:style w:type="paragraph" w:styleId="Header">
    <w:name w:val="header"/>
    <w:basedOn w:val="Normal"/>
    <w:link w:val="HeaderChar"/>
    <w:uiPriority w:val="99"/>
    <w:unhideWhenUsed/>
    <w:rsid w:val="00E729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987"/>
  </w:style>
  <w:style w:type="paragraph" w:styleId="Footer">
    <w:name w:val="footer"/>
    <w:basedOn w:val="Normal"/>
    <w:link w:val="FooterChar"/>
    <w:uiPriority w:val="99"/>
    <w:unhideWhenUsed/>
    <w:rsid w:val="00E729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987"/>
  </w:style>
  <w:style w:type="character" w:customStyle="1" w:styleId="textlayer--absolute">
    <w:name w:val="textlayer--absolute"/>
    <w:basedOn w:val="DefaultParagraphFont"/>
    <w:rsid w:val="00CD4FF4"/>
  </w:style>
  <w:style w:type="paragraph" w:styleId="Caption">
    <w:name w:val="caption"/>
    <w:basedOn w:val="Normal"/>
    <w:next w:val="Normal"/>
    <w:uiPriority w:val="35"/>
    <w:unhideWhenUsed/>
    <w:qFormat/>
    <w:rsid w:val="00CD4FF4"/>
    <w:pPr>
      <w:spacing w:after="200" w:line="240" w:lineRule="auto"/>
    </w:pPr>
    <w:rPr>
      <w:i/>
      <w:iCs/>
      <w:color w:val="44546A" w:themeColor="text2"/>
      <w:sz w:val="18"/>
      <w:szCs w:val="18"/>
    </w:rPr>
  </w:style>
  <w:style w:type="paragraph" w:styleId="NoSpacing">
    <w:name w:val="No Spacing"/>
    <w:uiPriority w:val="1"/>
    <w:qFormat/>
    <w:rsid w:val="00A518B1"/>
    <w:pPr>
      <w:spacing w:after="0" w:line="240" w:lineRule="auto"/>
      <w:ind w:left="6" w:right="714" w:hanging="6"/>
      <w:jc w:val="both"/>
    </w:pPr>
    <w:rPr>
      <w:rFonts w:ascii="Cambria" w:eastAsia="Cambria" w:hAnsi="Cambria" w:cs="Cambria"/>
      <w:color w:val="000000"/>
    </w:rPr>
  </w:style>
  <w:style w:type="character" w:customStyle="1" w:styleId="BalloonTextChar">
    <w:name w:val="Balloon Text Char"/>
    <w:basedOn w:val="DefaultParagraphFont"/>
    <w:link w:val="BalloonText"/>
    <w:uiPriority w:val="99"/>
    <w:semiHidden/>
    <w:rsid w:val="00A518B1"/>
    <w:rPr>
      <w:rFonts w:ascii="Segoe UI" w:eastAsia="Cambria" w:hAnsi="Segoe UI" w:cs="Segoe UI"/>
      <w:color w:val="000000"/>
      <w:sz w:val="18"/>
      <w:szCs w:val="18"/>
    </w:rPr>
  </w:style>
  <w:style w:type="paragraph" w:styleId="BalloonText">
    <w:name w:val="Balloon Text"/>
    <w:basedOn w:val="Normal"/>
    <w:link w:val="BalloonTextChar"/>
    <w:uiPriority w:val="99"/>
    <w:semiHidden/>
    <w:unhideWhenUsed/>
    <w:rsid w:val="00A518B1"/>
    <w:pPr>
      <w:spacing w:after="0" w:line="240" w:lineRule="auto"/>
      <w:jc w:val="both"/>
    </w:pPr>
    <w:rPr>
      <w:rFonts w:ascii="Segoe UI" w:eastAsia="Cambria" w:hAnsi="Segoe UI" w:cs="Segoe UI"/>
      <w:color w:val="000000"/>
      <w:sz w:val="18"/>
      <w:szCs w:val="18"/>
    </w:rPr>
  </w:style>
  <w:style w:type="paragraph" w:styleId="TOCHeading">
    <w:name w:val="TOC Heading"/>
    <w:basedOn w:val="Heading1"/>
    <w:next w:val="Normal"/>
    <w:uiPriority w:val="39"/>
    <w:unhideWhenUsed/>
    <w:qFormat/>
    <w:rsid w:val="00A518B1"/>
    <w:pPr>
      <w:spacing w:line="259" w:lineRule="auto"/>
      <w:outlineLvl w:val="9"/>
    </w:pPr>
  </w:style>
  <w:style w:type="paragraph" w:styleId="TOC2">
    <w:name w:val="toc 2"/>
    <w:basedOn w:val="Normal"/>
    <w:next w:val="Normal"/>
    <w:autoRedefine/>
    <w:uiPriority w:val="39"/>
    <w:unhideWhenUsed/>
    <w:rsid w:val="00A518B1"/>
    <w:pPr>
      <w:spacing w:after="100" w:line="264" w:lineRule="auto"/>
      <w:ind w:left="240"/>
      <w:jc w:val="both"/>
    </w:pPr>
    <w:rPr>
      <w:rFonts w:ascii="Times New Roman" w:eastAsia="Cambria" w:hAnsi="Times New Roman" w:cs="Cambria"/>
      <w:color w:val="000000"/>
    </w:rPr>
  </w:style>
  <w:style w:type="character" w:styleId="Hyperlink">
    <w:name w:val="Hyperlink"/>
    <w:basedOn w:val="DefaultParagraphFont"/>
    <w:uiPriority w:val="99"/>
    <w:unhideWhenUsed/>
    <w:rsid w:val="00A518B1"/>
    <w:rPr>
      <w:color w:val="0563C1" w:themeColor="hyperlink"/>
      <w:u w:val="single"/>
    </w:rPr>
  </w:style>
  <w:style w:type="paragraph" w:styleId="TOC1">
    <w:name w:val="toc 1"/>
    <w:basedOn w:val="Normal"/>
    <w:next w:val="Normal"/>
    <w:autoRedefine/>
    <w:uiPriority w:val="39"/>
    <w:unhideWhenUsed/>
    <w:rsid w:val="00A518B1"/>
    <w:pPr>
      <w:spacing w:after="100" w:line="264" w:lineRule="auto"/>
      <w:jc w:val="both"/>
    </w:pPr>
    <w:rPr>
      <w:rFonts w:ascii="Times New Roman" w:eastAsia="Cambria" w:hAnsi="Times New Roman" w:cs="Cambria"/>
      <w:color w:val="000000"/>
    </w:rPr>
  </w:style>
  <w:style w:type="paragraph" w:styleId="TOC3">
    <w:name w:val="toc 3"/>
    <w:basedOn w:val="Normal"/>
    <w:next w:val="Normal"/>
    <w:autoRedefine/>
    <w:uiPriority w:val="39"/>
    <w:unhideWhenUsed/>
    <w:rsid w:val="00A518B1"/>
    <w:pPr>
      <w:spacing w:after="100" w:line="264" w:lineRule="auto"/>
      <w:ind w:left="480"/>
      <w:jc w:val="both"/>
    </w:pPr>
    <w:rPr>
      <w:rFonts w:ascii="Times New Roman" w:eastAsia="Cambria" w:hAnsi="Times New Roman" w:cs="Cambria"/>
      <w:color w:val="000000"/>
    </w:rPr>
  </w:style>
  <w:style w:type="character" w:customStyle="1" w:styleId="apple-converted-space">
    <w:name w:val="apple-converted-space"/>
    <w:basedOn w:val="DefaultParagraphFont"/>
    <w:rsid w:val="00A518B1"/>
  </w:style>
  <w:style w:type="character" w:customStyle="1" w:styleId="mathtext">
    <w:name w:val="mathtext"/>
    <w:basedOn w:val="DefaultParagraphFont"/>
    <w:rsid w:val="00A518B1"/>
  </w:style>
  <w:style w:type="character" w:customStyle="1" w:styleId="mathtextbox">
    <w:name w:val="mathtextbox"/>
    <w:basedOn w:val="DefaultParagraphFont"/>
    <w:rsid w:val="00A518B1"/>
  </w:style>
  <w:style w:type="character" w:customStyle="1" w:styleId="HTMLPreformattedChar">
    <w:name w:val="HTML Preformatted Char"/>
    <w:basedOn w:val="DefaultParagraphFont"/>
    <w:link w:val="HTMLPreformatted"/>
    <w:uiPriority w:val="99"/>
    <w:semiHidden/>
    <w:rsid w:val="00A518B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51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A518B1"/>
    <w:rPr>
      <w:rFonts w:ascii="Times New Roman" w:eastAsia="Cambria" w:hAnsi="Times New Roman" w:cs="Cambria"/>
      <w:color w:val="000000"/>
      <w:sz w:val="20"/>
      <w:szCs w:val="20"/>
    </w:rPr>
  </w:style>
  <w:style w:type="paragraph" w:styleId="CommentText">
    <w:name w:val="annotation text"/>
    <w:basedOn w:val="Normal"/>
    <w:link w:val="CommentTextChar"/>
    <w:uiPriority w:val="99"/>
    <w:semiHidden/>
    <w:unhideWhenUsed/>
    <w:rsid w:val="00A518B1"/>
    <w:pPr>
      <w:spacing w:after="290" w:line="240" w:lineRule="auto"/>
      <w:jc w:val="both"/>
    </w:pPr>
    <w:rPr>
      <w:rFonts w:ascii="Times New Roman" w:eastAsia="Cambria" w:hAnsi="Times New Roman" w:cs="Cambria"/>
      <w:color w:val="000000"/>
      <w:sz w:val="20"/>
      <w:szCs w:val="20"/>
    </w:rPr>
  </w:style>
  <w:style w:type="character" w:customStyle="1" w:styleId="CommentSubjectChar">
    <w:name w:val="Comment Subject Char"/>
    <w:basedOn w:val="CommentTextChar"/>
    <w:link w:val="CommentSubject"/>
    <w:uiPriority w:val="99"/>
    <w:semiHidden/>
    <w:rsid w:val="00A518B1"/>
    <w:rPr>
      <w:rFonts w:ascii="Times New Roman" w:eastAsia="Cambria" w:hAnsi="Times New Roman" w:cs="Cambria"/>
      <w:b/>
      <w:bCs/>
      <w:color w:val="000000"/>
      <w:sz w:val="20"/>
      <w:szCs w:val="20"/>
    </w:rPr>
  </w:style>
  <w:style w:type="paragraph" w:styleId="CommentSubject">
    <w:name w:val="annotation subject"/>
    <w:basedOn w:val="CommentText"/>
    <w:next w:val="CommentText"/>
    <w:link w:val="CommentSubjectChar"/>
    <w:uiPriority w:val="99"/>
    <w:semiHidden/>
    <w:unhideWhenUsed/>
    <w:rsid w:val="00A518B1"/>
    <w:rPr>
      <w:b/>
      <w:bCs/>
    </w:rPr>
  </w:style>
  <w:style w:type="paragraph" w:customStyle="1" w:styleId="footnotedescription">
    <w:name w:val="footnote description"/>
    <w:next w:val="Normal"/>
    <w:link w:val="footnotedescriptionChar"/>
    <w:hidden/>
    <w:rsid w:val="00A518B1"/>
    <w:pPr>
      <w:spacing w:after="0"/>
      <w:ind w:left="310"/>
    </w:pPr>
    <w:rPr>
      <w:rFonts w:ascii="Cambria" w:eastAsia="Cambria" w:hAnsi="Cambria" w:cs="Cambria"/>
      <w:color w:val="000000"/>
      <w:sz w:val="18"/>
    </w:rPr>
  </w:style>
  <w:style w:type="character" w:customStyle="1" w:styleId="footnotedescriptionChar">
    <w:name w:val="footnote description Char"/>
    <w:link w:val="footnotedescription"/>
    <w:rsid w:val="00A518B1"/>
    <w:rPr>
      <w:rFonts w:ascii="Cambria" w:eastAsia="Cambria" w:hAnsi="Cambria" w:cs="Cambria"/>
      <w:color w:val="000000"/>
      <w:sz w:val="18"/>
    </w:rPr>
  </w:style>
  <w:style w:type="character" w:customStyle="1" w:styleId="footnotemark">
    <w:name w:val="footnote mark"/>
    <w:hidden/>
    <w:rsid w:val="00A518B1"/>
    <w:rPr>
      <w:rFonts w:ascii="Cambria" w:eastAsia="Cambria" w:hAnsi="Cambria" w:cs="Cambria"/>
      <w:color w:val="000000"/>
      <w:sz w:val="18"/>
      <w:vertAlign w:val="superscript"/>
    </w:rPr>
  </w:style>
  <w:style w:type="character" w:customStyle="1" w:styleId="normaltextrun">
    <w:name w:val="normaltextrun"/>
    <w:basedOn w:val="DefaultParagraphFont"/>
    <w:rsid w:val="00A518B1"/>
  </w:style>
  <w:style w:type="character" w:customStyle="1" w:styleId="spellingerror">
    <w:name w:val="spellingerror"/>
    <w:basedOn w:val="DefaultParagraphFont"/>
    <w:rsid w:val="00A518B1"/>
  </w:style>
  <w:style w:type="character" w:styleId="Strong">
    <w:name w:val="Strong"/>
    <w:basedOn w:val="DefaultParagraphFont"/>
    <w:uiPriority w:val="22"/>
    <w:qFormat/>
    <w:rsid w:val="00A518B1"/>
    <w:rPr>
      <w:b/>
      <w:bCs/>
    </w:rPr>
  </w:style>
  <w:style w:type="table" w:styleId="TableGrid">
    <w:name w:val="Table Grid"/>
    <w:basedOn w:val="TableNormal"/>
    <w:uiPriority w:val="39"/>
    <w:rsid w:val="004244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Normal"/>
    <w:qFormat/>
    <w:rsid w:val="006E3600"/>
    <w:pPr>
      <w:suppressAutoHyphens/>
      <w:spacing w:beforeAutospacing="1"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804196"/>
    <w:rPr>
      <w:color w:val="808080"/>
    </w:rPr>
  </w:style>
  <w:style w:type="character" w:customStyle="1" w:styleId="pl-k">
    <w:name w:val="pl-k"/>
    <w:basedOn w:val="DefaultParagraphFont"/>
    <w:rsid w:val="00A93C81"/>
  </w:style>
  <w:style w:type="character" w:customStyle="1" w:styleId="pl-en">
    <w:name w:val="pl-en"/>
    <w:basedOn w:val="DefaultParagraphFont"/>
    <w:rsid w:val="00A93C81"/>
  </w:style>
  <w:style w:type="character" w:customStyle="1" w:styleId="pl-c1">
    <w:name w:val="pl-c1"/>
    <w:basedOn w:val="DefaultParagraphFont"/>
    <w:rsid w:val="00A93C81"/>
  </w:style>
  <w:style w:type="character" w:customStyle="1" w:styleId="pl-s">
    <w:name w:val="pl-s"/>
    <w:basedOn w:val="DefaultParagraphFont"/>
    <w:rsid w:val="00A93C81"/>
  </w:style>
  <w:style w:type="character" w:customStyle="1" w:styleId="pl-pds">
    <w:name w:val="pl-pds"/>
    <w:basedOn w:val="DefaultParagraphFont"/>
    <w:rsid w:val="00A93C81"/>
  </w:style>
  <w:style w:type="character" w:customStyle="1" w:styleId="pl-cce">
    <w:name w:val="pl-cce"/>
    <w:basedOn w:val="DefaultParagraphFont"/>
    <w:rsid w:val="00A93C81"/>
  </w:style>
  <w:style w:type="character" w:customStyle="1" w:styleId="pl-c">
    <w:name w:val="pl-c"/>
    <w:basedOn w:val="DefaultParagraphFont"/>
    <w:rsid w:val="00A93C81"/>
  </w:style>
  <w:style w:type="character" w:customStyle="1" w:styleId="eop">
    <w:name w:val="eop"/>
    <w:basedOn w:val="DefaultParagraphFont"/>
    <w:rsid w:val="00A93C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53">
      <w:bodyDiv w:val="1"/>
      <w:marLeft w:val="0"/>
      <w:marRight w:val="0"/>
      <w:marTop w:val="0"/>
      <w:marBottom w:val="0"/>
      <w:divBdr>
        <w:top w:val="none" w:sz="0" w:space="0" w:color="auto"/>
        <w:left w:val="none" w:sz="0" w:space="0" w:color="auto"/>
        <w:bottom w:val="none" w:sz="0" w:space="0" w:color="auto"/>
        <w:right w:val="none" w:sz="0" w:space="0" w:color="auto"/>
      </w:divBdr>
    </w:div>
    <w:div w:id="153953517">
      <w:bodyDiv w:val="1"/>
      <w:marLeft w:val="0"/>
      <w:marRight w:val="0"/>
      <w:marTop w:val="0"/>
      <w:marBottom w:val="0"/>
      <w:divBdr>
        <w:top w:val="none" w:sz="0" w:space="0" w:color="auto"/>
        <w:left w:val="none" w:sz="0" w:space="0" w:color="auto"/>
        <w:bottom w:val="none" w:sz="0" w:space="0" w:color="auto"/>
        <w:right w:val="none" w:sz="0" w:space="0" w:color="auto"/>
      </w:divBdr>
      <w:divsChild>
        <w:div w:id="774322614">
          <w:marLeft w:val="2205"/>
          <w:marRight w:val="0"/>
          <w:marTop w:val="0"/>
          <w:marBottom w:val="0"/>
          <w:divBdr>
            <w:top w:val="none" w:sz="0" w:space="0" w:color="auto"/>
            <w:left w:val="none" w:sz="0" w:space="0" w:color="auto"/>
            <w:bottom w:val="none" w:sz="0" w:space="0" w:color="auto"/>
            <w:right w:val="none" w:sz="0" w:space="0" w:color="auto"/>
          </w:divBdr>
        </w:div>
      </w:divsChild>
    </w:div>
    <w:div w:id="201983010">
      <w:bodyDiv w:val="1"/>
      <w:marLeft w:val="0"/>
      <w:marRight w:val="0"/>
      <w:marTop w:val="0"/>
      <w:marBottom w:val="0"/>
      <w:divBdr>
        <w:top w:val="none" w:sz="0" w:space="0" w:color="auto"/>
        <w:left w:val="none" w:sz="0" w:space="0" w:color="auto"/>
        <w:bottom w:val="none" w:sz="0" w:space="0" w:color="auto"/>
        <w:right w:val="none" w:sz="0" w:space="0" w:color="auto"/>
      </w:divBdr>
    </w:div>
    <w:div w:id="379405683">
      <w:bodyDiv w:val="1"/>
      <w:marLeft w:val="0"/>
      <w:marRight w:val="0"/>
      <w:marTop w:val="0"/>
      <w:marBottom w:val="0"/>
      <w:divBdr>
        <w:top w:val="none" w:sz="0" w:space="0" w:color="auto"/>
        <w:left w:val="none" w:sz="0" w:space="0" w:color="auto"/>
        <w:bottom w:val="none" w:sz="0" w:space="0" w:color="auto"/>
        <w:right w:val="none" w:sz="0" w:space="0" w:color="auto"/>
      </w:divBdr>
      <w:divsChild>
        <w:div w:id="1227569621">
          <w:marLeft w:val="0"/>
          <w:marRight w:val="0"/>
          <w:marTop w:val="0"/>
          <w:marBottom w:val="0"/>
          <w:divBdr>
            <w:top w:val="none" w:sz="0" w:space="0" w:color="auto"/>
            <w:left w:val="none" w:sz="0" w:space="0" w:color="auto"/>
            <w:bottom w:val="none" w:sz="0" w:space="0" w:color="auto"/>
            <w:right w:val="none" w:sz="0" w:space="0" w:color="auto"/>
          </w:divBdr>
        </w:div>
        <w:div w:id="1696612649">
          <w:marLeft w:val="0"/>
          <w:marRight w:val="0"/>
          <w:marTop w:val="0"/>
          <w:marBottom w:val="0"/>
          <w:divBdr>
            <w:top w:val="none" w:sz="0" w:space="0" w:color="auto"/>
            <w:left w:val="none" w:sz="0" w:space="0" w:color="auto"/>
            <w:bottom w:val="none" w:sz="0" w:space="0" w:color="auto"/>
            <w:right w:val="none" w:sz="0" w:space="0" w:color="auto"/>
          </w:divBdr>
          <w:divsChild>
            <w:div w:id="1235044684">
              <w:marLeft w:val="0"/>
              <w:marRight w:val="0"/>
              <w:marTop w:val="0"/>
              <w:marBottom w:val="0"/>
              <w:divBdr>
                <w:top w:val="none" w:sz="0" w:space="0" w:color="auto"/>
                <w:left w:val="none" w:sz="0" w:space="0" w:color="auto"/>
                <w:bottom w:val="none" w:sz="0" w:space="0" w:color="auto"/>
                <w:right w:val="none" w:sz="0" w:space="0" w:color="auto"/>
              </w:divBdr>
            </w:div>
            <w:div w:id="240910779">
              <w:marLeft w:val="0"/>
              <w:marRight w:val="0"/>
              <w:marTop w:val="0"/>
              <w:marBottom w:val="0"/>
              <w:divBdr>
                <w:top w:val="none" w:sz="0" w:space="0" w:color="auto"/>
                <w:left w:val="none" w:sz="0" w:space="0" w:color="auto"/>
                <w:bottom w:val="none" w:sz="0" w:space="0" w:color="auto"/>
                <w:right w:val="none" w:sz="0" w:space="0" w:color="auto"/>
              </w:divBdr>
            </w:div>
            <w:div w:id="1739284741">
              <w:marLeft w:val="0"/>
              <w:marRight w:val="0"/>
              <w:marTop w:val="0"/>
              <w:marBottom w:val="0"/>
              <w:divBdr>
                <w:top w:val="none" w:sz="0" w:space="0" w:color="auto"/>
                <w:left w:val="none" w:sz="0" w:space="0" w:color="auto"/>
                <w:bottom w:val="none" w:sz="0" w:space="0" w:color="auto"/>
                <w:right w:val="none" w:sz="0" w:space="0" w:color="auto"/>
              </w:divBdr>
            </w:div>
            <w:div w:id="875579344">
              <w:marLeft w:val="0"/>
              <w:marRight w:val="0"/>
              <w:marTop w:val="0"/>
              <w:marBottom w:val="0"/>
              <w:divBdr>
                <w:top w:val="none" w:sz="0" w:space="0" w:color="auto"/>
                <w:left w:val="none" w:sz="0" w:space="0" w:color="auto"/>
                <w:bottom w:val="none" w:sz="0" w:space="0" w:color="auto"/>
                <w:right w:val="none" w:sz="0" w:space="0" w:color="auto"/>
              </w:divBdr>
            </w:div>
            <w:div w:id="627972209">
              <w:marLeft w:val="0"/>
              <w:marRight w:val="0"/>
              <w:marTop w:val="0"/>
              <w:marBottom w:val="0"/>
              <w:divBdr>
                <w:top w:val="none" w:sz="0" w:space="0" w:color="auto"/>
                <w:left w:val="none" w:sz="0" w:space="0" w:color="auto"/>
                <w:bottom w:val="none" w:sz="0" w:space="0" w:color="auto"/>
                <w:right w:val="none" w:sz="0" w:space="0" w:color="auto"/>
              </w:divBdr>
            </w:div>
            <w:div w:id="883371584">
              <w:marLeft w:val="0"/>
              <w:marRight w:val="0"/>
              <w:marTop w:val="0"/>
              <w:marBottom w:val="0"/>
              <w:divBdr>
                <w:top w:val="none" w:sz="0" w:space="0" w:color="auto"/>
                <w:left w:val="none" w:sz="0" w:space="0" w:color="auto"/>
                <w:bottom w:val="none" w:sz="0" w:space="0" w:color="auto"/>
                <w:right w:val="none" w:sz="0" w:space="0" w:color="auto"/>
              </w:divBdr>
            </w:div>
            <w:div w:id="1679843576">
              <w:marLeft w:val="0"/>
              <w:marRight w:val="0"/>
              <w:marTop w:val="0"/>
              <w:marBottom w:val="0"/>
              <w:divBdr>
                <w:top w:val="none" w:sz="0" w:space="0" w:color="auto"/>
                <w:left w:val="none" w:sz="0" w:space="0" w:color="auto"/>
                <w:bottom w:val="none" w:sz="0" w:space="0" w:color="auto"/>
                <w:right w:val="none" w:sz="0" w:space="0" w:color="auto"/>
              </w:divBdr>
            </w:div>
            <w:div w:id="770516140">
              <w:marLeft w:val="0"/>
              <w:marRight w:val="0"/>
              <w:marTop w:val="0"/>
              <w:marBottom w:val="0"/>
              <w:divBdr>
                <w:top w:val="none" w:sz="0" w:space="0" w:color="auto"/>
                <w:left w:val="none" w:sz="0" w:space="0" w:color="auto"/>
                <w:bottom w:val="none" w:sz="0" w:space="0" w:color="auto"/>
                <w:right w:val="none" w:sz="0" w:space="0" w:color="auto"/>
              </w:divBdr>
            </w:div>
          </w:divsChild>
        </w:div>
        <w:div w:id="1818493512">
          <w:marLeft w:val="0"/>
          <w:marRight w:val="0"/>
          <w:marTop w:val="0"/>
          <w:marBottom w:val="0"/>
          <w:divBdr>
            <w:top w:val="none" w:sz="0" w:space="0" w:color="auto"/>
            <w:left w:val="none" w:sz="0" w:space="0" w:color="auto"/>
            <w:bottom w:val="none" w:sz="0" w:space="0" w:color="auto"/>
            <w:right w:val="none" w:sz="0" w:space="0" w:color="auto"/>
          </w:divBdr>
        </w:div>
        <w:div w:id="148523470">
          <w:marLeft w:val="0"/>
          <w:marRight w:val="0"/>
          <w:marTop w:val="0"/>
          <w:marBottom w:val="0"/>
          <w:divBdr>
            <w:top w:val="none" w:sz="0" w:space="0" w:color="auto"/>
            <w:left w:val="none" w:sz="0" w:space="0" w:color="auto"/>
            <w:bottom w:val="none" w:sz="0" w:space="0" w:color="auto"/>
            <w:right w:val="none" w:sz="0" w:space="0" w:color="auto"/>
          </w:divBdr>
        </w:div>
        <w:div w:id="138428678">
          <w:marLeft w:val="0"/>
          <w:marRight w:val="0"/>
          <w:marTop w:val="0"/>
          <w:marBottom w:val="0"/>
          <w:divBdr>
            <w:top w:val="none" w:sz="0" w:space="0" w:color="auto"/>
            <w:left w:val="none" w:sz="0" w:space="0" w:color="auto"/>
            <w:bottom w:val="none" w:sz="0" w:space="0" w:color="auto"/>
            <w:right w:val="none" w:sz="0" w:space="0" w:color="auto"/>
          </w:divBdr>
        </w:div>
        <w:div w:id="298340182">
          <w:marLeft w:val="0"/>
          <w:marRight w:val="0"/>
          <w:marTop w:val="0"/>
          <w:marBottom w:val="0"/>
          <w:divBdr>
            <w:top w:val="none" w:sz="0" w:space="0" w:color="auto"/>
            <w:left w:val="none" w:sz="0" w:space="0" w:color="auto"/>
            <w:bottom w:val="none" w:sz="0" w:space="0" w:color="auto"/>
            <w:right w:val="none" w:sz="0" w:space="0" w:color="auto"/>
          </w:divBdr>
        </w:div>
        <w:div w:id="1037240068">
          <w:marLeft w:val="0"/>
          <w:marRight w:val="0"/>
          <w:marTop w:val="0"/>
          <w:marBottom w:val="0"/>
          <w:divBdr>
            <w:top w:val="none" w:sz="0" w:space="0" w:color="auto"/>
            <w:left w:val="none" w:sz="0" w:space="0" w:color="auto"/>
            <w:bottom w:val="none" w:sz="0" w:space="0" w:color="auto"/>
            <w:right w:val="none" w:sz="0" w:space="0" w:color="auto"/>
          </w:divBdr>
        </w:div>
        <w:div w:id="654332920">
          <w:marLeft w:val="0"/>
          <w:marRight w:val="0"/>
          <w:marTop w:val="0"/>
          <w:marBottom w:val="0"/>
          <w:divBdr>
            <w:top w:val="none" w:sz="0" w:space="0" w:color="auto"/>
            <w:left w:val="none" w:sz="0" w:space="0" w:color="auto"/>
            <w:bottom w:val="none" w:sz="0" w:space="0" w:color="auto"/>
            <w:right w:val="none" w:sz="0" w:space="0" w:color="auto"/>
          </w:divBdr>
        </w:div>
        <w:div w:id="1994679162">
          <w:marLeft w:val="0"/>
          <w:marRight w:val="0"/>
          <w:marTop w:val="0"/>
          <w:marBottom w:val="0"/>
          <w:divBdr>
            <w:top w:val="none" w:sz="0" w:space="0" w:color="auto"/>
            <w:left w:val="none" w:sz="0" w:space="0" w:color="auto"/>
            <w:bottom w:val="none" w:sz="0" w:space="0" w:color="auto"/>
            <w:right w:val="none" w:sz="0" w:space="0" w:color="auto"/>
          </w:divBdr>
        </w:div>
        <w:div w:id="1782215508">
          <w:marLeft w:val="0"/>
          <w:marRight w:val="0"/>
          <w:marTop w:val="0"/>
          <w:marBottom w:val="0"/>
          <w:divBdr>
            <w:top w:val="none" w:sz="0" w:space="0" w:color="auto"/>
            <w:left w:val="none" w:sz="0" w:space="0" w:color="auto"/>
            <w:bottom w:val="none" w:sz="0" w:space="0" w:color="auto"/>
            <w:right w:val="none" w:sz="0" w:space="0" w:color="auto"/>
          </w:divBdr>
        </w:div>
        <w:div w:id="276760707">
          <w:marLeft w:val="0"/>
          <w:marRight w:val="0"/>
          <w:marTop w:val="0"/>
          <w:marBottom w:val="0"/>
          <w:divBdr>
            <w:top w:val="none" w:sz="0" w:space="0" w:color="auto"/>
            <w:left w:val="none" w:sz="0" w:space="0" w:color="auto"/>
            <w:bottom w:val="none" w:sz="0" w:space="0" w:color="auto"/>
            <w:right w:val="none" w:sz="0" w:space="0" w:color="auto"/>
          </w:divBdr>
        </w:div>
        <w:div w:id="264928599">
          <w:marLeft w:val="0"/>
          <w:marRight w:val="0"/>
          <w:marTop w:val="0"/>
          <w:marBottom w:val="0"/>
          <w:divBdr>
            <w:top w:val="none" w:sz="0" w:space="0" w:color="auto"/>
            <w:left w:val="none" w:sz="0" w:space="0" w:color="auto"/>
            <w:bottom w:val="none" w:sz="0" w:space="0" w:color="auto"/>
            <w:right w:val="none" w:sz="0" w:space="0" w:color="auto"/>
          </w:divBdr>
        </w:div>
        <w:div w:id="528644400">
          <w:marLeft w:val="0"/>
          <w:marRight w:val="0"/>
          <w:marTop w:val="0"/>
          <w:marBottom w:val="0"/>
          <w:divBdr>
            <w:top w:val="none" w:sz="0" w:space="0" w:color="auto"/>
            <w:left w:val="none" w:sz="0" w:space="0" w:color="auto"/>
            <w:bottom w:val="none" w:sz="0" w:space="0" w:color="auto"/>
            <w:right w:val="none" w:sz="0" w:space="0" w:color="auto"/>
          </w:divBdr>
        </w:div>
        <w:div w:id="1423140711">
          <w:marLeft w:val="0"/>
          <w:marRight w:val="0"/>
          <w:marTop w:val="0"/>
          <w:marBottom w:val="0"/>
          <w:divBdr>
            <w:top w:val="none" w:sz="0" w:space="0" w:color="auto"/>
            <w:left w:val="none" w:sz="0" w:space="0" w:color="auto"/>
            <w:bottom w:val="none" w:sz="0" w:space="0" w:color="auto"/>
            <w:right w:val="none" w:sz="0" w:space="0" w:color="auto"/>
          </w:divBdr>
        </w:div>
        <w:div w:id="264465039">
          <w:marLeft w:val="0"/>
          <w:marRight w:val="0"/>
          <w:marTop w:val="0"/>
          <w:marBottom w:val="0"/>
          <w:divBdr>
            <w:top w:val="none" w:sz="0" w:space="0" w:color="auto"/>
            <w:left w:val="none" w:sz="0" w:space="0" w:color="auto"/>
            <w:bottom w:val="none" w:sz="0" w:space="0" w:color="auto"/>
            <w:right w:val="none" w:sz="0" w:space="0" w:color="auto"/>
          </w:divBdr>
        </w:div>
        <w:div w:id="479661717">
          <w:marLeft w:val="0"/>
          <w:marRight w:val="0"/>
          <w:marTop w:val="0"/>
          <w:marBottom w:val="0"/>
          <w:divBdr>
            <w:top w:val="none" w:sz="0" w:space="0" w:color="auto"/>
            <w:left w:val="none" w:sz="0" w:space="0" w:color="auto"/>
            <w:bottom w:val="none" w:sz="0" w:space="0" w:color="auto"/>
            <w:right w:val="none" w:sz="0" w:space="0" w:color="auto"/>
          </w:divBdr>
        </w:div>
        <w:div w:id="1971085475">
          <w:marLeft w:val="0"/>
          <w:marRight w:val="0"/>
          <w:marTop w:val="0"/>
          <w:marBottom w:val="0"/>
          <w:divBdr>
            <w:top w:val="none" w:sz="0" w:space="0" w:color="auto"/>
            <w:left w:val="none" w:sz="0" w:space="0" w:color="auto"/>
            <w:bottom w:val="none" w:sz="0" w:space="0" w:color="auto"/>
            <w:right w:val="none" w:sz="0" w:space="0" w:color="auto"/>
          </w:divBdr>
        </w:div>
        <w:div w:id="1844591330">
          <w:marLeft w:val="0"/>
          <w:marRight w:val="0"/>
          <w:marTop w:val="0"/>
          <w:marBottom w:val="0"/>
          <w:divBdr>
            <w:top w:val="none" w:sz="0" w:space="0" w:color="auto"/>
            <w:left w:val="none" w:sz="0" w:space="0" w:color="auto"/>
            <w:bottom w:val="none" w:sz="0" w:space="0" w:color="auto"/>
            <w:right w:val="none" w:sz="0" w:space="0" w:color="auto"/>
          </w:divBdr>
        </w:div>
        <w:div w:id="351154361">
          <w:marLeft w:val="0"/>
          <w:marRight w:val="0"/>
          <w:marTop w:val="0"/>
          <w:marBottom w:val="0"/>
          <w:divBdr>
            <w:top w:val="none" w:sz="0" w:space="0" w:color="auto"/>
            <w:left w:val="none" w:sz="0" w:space="0" w:color="auto"/>
            <w:bottom w:val="none" w:sz="0" w:space="0" w:color="auto"/>
            <w:right w:val="none" w:sz="0" w:space="0" w:color="auto"/>
          </w:divBdr>
        </w:div>
        <w:div w:id="940800949">
          <w:marLeft w:val="0"/>
          <w:marRight w:val="0"/>
          <w:marTop w:val="0"/>
          <w:marBottom w:val="0"/>
          <w:divBdr>
            <w:top w:val="none" w:sz="0" w:space="0" w:color="auto"/>
            <w:left w:val="none" w:sz="0" w:space="0" w:color="auto"/>
            <w:bottom w:val="none" w:sz="0" w:space="0" w:color="auto"/>
            <w:right w:val="none" w:sz="0" w:space="0" w:color="auto"/>
          </w:divBdr>
        </w:div>
        <w:div w:id="9724553">
          <w:marLeft w:val="0"/>
          <w:marRight w:val="0"/>
          <w:marTop w:val="0"/>
          <w:marBottom w:val="0"/>
          <w:divBdr>
            <w:top w:val="none" w:sz="0" w:space="0" w:color="auto"/>
            <w:left w:val="none" w:sz="0" w:space="0" w:color="auto"/>
            <w:bottom w:val="none" w:sz="0" w:space="0" w:color="auto"/>
            <w:right w:val="none" w:sz="0" w:space="0" w:color="auto"/>
          </w:divBdr>
        </w:div>
        <w:div w:id="1279947494">
          <w:marLeft w:val="0"/>
          <w:marRight w:val="0"/>
          <w:marTop w:val="0"/>
          <w:marBottom w:val="0"/>
          <w:divBdr>
            <w:top w:val="none" w:sz="0" w:space="0" w:color="auto"/>
            <w:left w:val="none" w:sz="0" w:space="0" w:color="auto"/>
            <w:bottom w:val="none" w:sz="0" w:space="0" w:color="auto"/>
            <w:right w:val="none" w:sz="0" w:space="0" w:color="auto"/>
          </w:divBdr>
        </w:div>
      </w:divsChild>
    </w:div>
    <w:div w:id="437526049">
      <w:bodyDiv w:val="1"/>
      <w:marLeft w:val="0"/>
      <w:marRight w:val="0"/>
      <w:marTop w:val="0"/>
      <w:marBottom w:val="0"/>
      <w:divBdr>
        <w:top w:val="none" w:sz="0" w:space="0" w:color="auto"/>
        <w:left w:val="none" w:sz="0" w:space="0" w:color="auto"/>
        <w:bottom w:val="none" w:sz="0" w:space="0" w:color="auto"/>
        <w:right w:val="none" w:sz="0" w:space="0" w:color="auto"/>
      </w:divBdr>
      <w:divsChild>
        <w:div w:id="847259171">
          <w:marLeft w:val="0"/>
          <w:marRight w:val="0"/>
          <w:marTop w:val="0"/>
          <w:marBottom w:val="0"/>
          <w:divBdr>
            <w:top w:val="none" w:sz="0" w:space="0" w:color="auto"/>
            <w:left w:val="none" w:sz="0" w:space="0" w:color="auto"/>
            <w:bottom w:val="none" w:sz="0" w:space="0" w:color="auto"/>
            <w:right w:val="none" w:sz="0" w:space="0" w:color="auto"/>
          </w:divBdr>
          <w:divsChild>
            <w:div w:id="2011594601">
              <w:marLeft w:val="0"/>
              <w:marRight w:val="0"/>
              <w:marTop w:val="0"/>
              <w:marBottom w:val="0"/>
              <w:divBdr>
                <w:top w:val="none" w:sz="0" w:space="0" w:color="auto"/>
                <w:left w:val="none" w:sz="0" w:space="0" w:color="auto"/>
                <w:bottom w:val="none" w:sz="0" w:space="0" w:color="auto"/>
                <w:right w:val="none" w:sz="0" w:space="0" w:color="auto"/>
              </w:divBdr>
            </w:div>
            <w:div w:id="2100590269">
              <w:marLeft w:val="0"/>
              <w:marRight w:val="0"/>
              <w:marTop w:val="0"/>
              <w:marBottom w:val="0"/>
              <w:divBdr>
                <w:top w:val="none" w:sz="0" w:space="0" w:color="auto"/>
                <w:left w:val="none" w:sz="0" w:space="0" w:color="auto"/>
                <w:bottom w:val="none" w:sz="0" w:space="0" w:color="auto"/>
                <w:right w:val="none" w:sz="0" w:space="0" w:color="auto"/>
              </w:divBdr>
            </w:div>
            <w:div w:id="1467242310">
              <w:marLeft w:val="0"/>
              <w:marRight w:val="0"/>
              <w:marTop w:val="0"/>
              <w:marBottom w:val="0"/>
              <w:divBdr>
                <w:top w:val="none" w:sz="0" w:space="0" w:color="auto"/>
                <w:left w:val="none" w:sz="0" w:space="0" w:color="auto"/>
                <w:bottom w:val="none" w:sz="0" w:space="0" w:color="auto"/>
                <w:right w:val="none" w:sz="0" w:space="0" w:color="auto"/>
              </w:divBdr>
            </w:div>
            <w:div w:id="820655161">
              <w:marLeft w:val="0"/>
              <w:marRight w:val="0"/>
              <w:marTop w:val="0"/>
              <w:marBottom w:val="0"/>
              <w:divBdr>
                <w:top w:val="none" w:sz="0" w:space="0" w:color="auto"/>
                <w:left w:val="none" w:sz="0" w:space="0" w:color="auto"/>
                <w:bottom w:val="none" w:sz="0" w:space="0" w:color="auto"/>
                <w:right w:val="none" w:sz="0" w:space="0" w:color="auto"/>
              </w:divBdr>
            </w:div>
            <w:div w:id="247151630">
              <w:marLeft w:val="0"/>
              <w:marRight w:val="0"/>
              <w:marTop w:val="0"/>
              <w:marBottom w:val="0"/>
              <w:divBdr>
                <w:top w:val="none" w:sz="0" w:space="0" w:color="auto"/>
                <w:left w:val="none" w:sz="0" w:space="0" w:color="auto"/>
                <w:bottom w:val="none" w:sz="0" w:space="0" w:color="auto"/>
                <w:right w:val="none" w:sz="0" w:space="0" w:color="auto"/>
              </w:divBdr>
            </w:div>
            <w:div w:id="1871530360">
              <w:marLeft w:val="0"/>
              <w:marRight w:val="0"/>
              <w:marTop w:val="0"/>
              <w:marBottom w:val="0"/>
              <w:divBdr>
                <w:top w:val="none" w:sz="0" w:space="0" w:color="auto"/>
                <w:left w:val="none" w:sz="0" w:space="0" w:color="auto"/>
                <w:bottom w:val="none" w:sz="0" w:space="0" w:color="auto"/>
                <w:right w:val="none" w:sz="0" w:space="0" w:color="auto"/>
              </w:divBdr>
            </w:div>
            <w:div w:id="268005906">
              <w:marLeft w:val="0"/>
              <w:marRight w:val="0"/>
              <w:marTop w:val="0"/>
              <w:marBottom w:val="0"/>
              <w:divBdr>
                <w:top w:val="none" w:sz="0" w:space="0" w:color="auto"/>
                <w:left w:val="none" w:sz="0" w:space="0" w:color="auto"/>
                <w:bottom w:val="none" w:sz="0" w:space="0" w:color="auto"/>
                <w:right w:val="none" w:sz="0" w:space="0" w:color="auto"/>
              </w:divBdr>
            </w:div>
            <w:div w:id="1419593859">
              <w:marLeft w:val="0"/>
              <w:marRight w:val="0"/>
              <w:marTop w:val="0"/>
              <w:marBottom w:val="0"/>
              <w:divBdr>
                <w:top w:val="none" w:sz="0" w:space="0" w:color="auto"/>
                <w:left w:val="none" w:sz="0" w:space="0" w:color="auto"/>
                <w:bottom w:val="none" w:sz="0" w:space="0" w:color="auto"/>
                <w:right w:val="none" w:sz="0" w:space="0" w:color="auto"/>
              </w:divBdr>
            </w:div>
            <w:div w:id="1958102557">
              <w:marLeft w:val="0"/>
              <w:marRight w:val="0"/>
              <w:marTop w:val="0"/>
              <w:marBottom w:val="0"/>
              <w:divBdr>
                <w:top w:val="none" w:sz="0" w:space="0" w:color="auto"/>
                <w:left w:val="none" w:sz="0" w:space="0" w:color="auto"/>
                <w:bottom w:val="none" w:sz="0" w:space="0" w:color="auto"/>
                <w:right w:val="none" w:sz="0" w:space="0" w:color="auto"/>
              </w:divBdr>
            </w:div>
            <w:div w:id="1361273296">
              <w:marLeft w:val="0"/>
              <w:marRight w:val="0"/>
              <w:marTop w:val="0"/>
              <w:marBottom w:val="0"/>
              <w:divBdr>
                <w:top w:val="none" w:sz="0" w:space="0" w:color="auto"/>
                <w:left w:val="none" w:sz="0" w:space="0" w:color="auto"/>
                <w:bottom w:val="none" w:sz="0" w:space="0" w:color="auto"/>
                <w:right w:val="none" w:sz="0" w:space="0" w:color="auto"/>
              </w:divBdr>
            </w:div>
            <w:div w:id="2087258710">
              <w:marLeft w:val="0"/>
              <w:marRight w:val="0"/>
              <w:marTop w:val="0"/>
              <w:marBottom w:val="0"/>
              <w:divBdr>
                <w:top w:val="none" w:sz="0" w:space="0" w:color="auto"/>
                <w:left w:val="none" w:sz="0" w:space="0" w:color="auto"/>
                <w:bottom w:val="none" w:sz="0" w:space="0" w:color="auto"/>
                <w:right w:val="none" w:sz="0" w:space="0" w:color="auto"/>
              </w:divBdr>
            </w:div>
            <w:div w:id="276180030">
              <w:marLeft w:val="0"/>
              <w:marRight w:val="0"/>
              <w:marTop w:val="0"/>
              <w:marBottom w:val="0"/>
              <w:divBdr>
                <w:top w:val="none" w:sz="0" w:space="0" w:color="auto"/>
                <w:left w:val="none" w:sz="0" w:space="0" w:color="auto"/>
                <w:bottom w:val="none" w:sz="0" w:space="0" w:color="auto"/>
                <w:right w:val="none" w:sz="0" w:space="0" w:color="auto"/>
              </w:divBdr>
            </w:div>
            <w:div w:id="1474449109">
              <w:marLeft w:val="0"/>
              <w:marRight w:val="0"/>
              <w:marTop w:val="0"/>
              <w:marBottom w:val="0"/>
              <w:divBdr>
                <w:top w:val="none" w:sz="0" w:space="0" w:color="auto"/>
                <w:left w:val="none" w:sz="0" w:space="0" w:color="auto"/>
                <w:bottom w:val="none" w:sz="0" w:space="0" w:color="auto"/>
                <w:right w:val="none" w:sz="0" w:space="0" w:color="auto"/>
              </w:divBdr>
            </w:div>
            <w:div w:id="1819178046">
              <w:marLeft w:val="0"/>
              <w:marRight w:val="0"/>
              <w:marTop w:val="0"/>
              <w:marBottom w:val="0"/>
              <w:divBdr>
                <w:top w:val="none" w:sz="0" w:space="0" w:color="auto"/>
                <w:left w:val="none" w:sz="0" w:space="0" w:color="auto"/>
                <w:bottom w:val="none" w:sz="0" w:space="0" w:color="auto"/>
                <w:right w:val="none" w:sz="0" w:space="0" w:color="auto"/>
              </w:divBdr>
            </w:div>
            <w:div w:id="444422441">
              <w:marLeft w:val="0"/>
              <w:marRight w:val="0"/>
              <w:marTop w:val="0"/>
              <w:marBottom w:val="0"/>
              <w:divBdr>
                <w:top w:val="none" w:sz="0" w:space="0" w:color="auto"/>
                <w:left w:val="none" w:sz="0" w:space="0" w:color="auto"/>
                <w:bottom w:val="none" w:sz="0" w:space="0" w:color="auto"/>
                <w:right w:val="none" w:sz="0" w:space="0" w:color="auto"/>
              </w:divBdr>
            </w:div>
            <w:div w:id="224068494">
              <w:marLeft w:val="0"/>
              <w:marRight w:val="0"/>
              <w:marTop w:val="0"/>
              <w:marBottom w:val="0"/>
              <w:divBdr>
                <w:top w:val="none" w:sz="0" w:space="0" w:color="auto"/>
                <w:left w:val="none" w:sz="0" w:space="0" w:color="auto"/>
                <w:bottom w:val="none" w:sz="0" w:space="0" w:color="auto"/>
                <w:right w:val="none" w:sz="0" w:space="0" w:color="auto"/>
              </w:divBdr>
            </w:div>
            <w:div w:id="1581719851">
              <w:marLeft w:val="0"/>
              <w:marRight w:val="0"/>
              <w:marTop w:val="0"/>
              <w:marBottom w:val="0"/>
              <w:divBdr>
                <w:top w:val="none" w:sz="0" w:space="0" w:color="auto"/>
                <w:left w:val="none" w:sz="0" w:space="0" w:color="auto"/>
                <w:bottom w:val="none" w:sz="0" w:space="0" w:color="auto"/>
                <w:right w:val="none" w:sz="0" w:space="0" w:color="auto"/>
              </w:divBdr>
            </w:div>
            <w:div w:id="255596546">
              <w:marLeft w:val="0"/>
              <w:marRight w:val="0"/>
              <w:marTop w:val="0"/>
              <w:marBottom w:val="0"/>
              <w:divBdr>
                <w:top w:val="none" w:sz="0" w:space="0" w:color="auto"/>
                <w:left w:val="none" w:sz="0" w:space="0" w:color="auto"/>
                <w:bottom w:val="none" w:sz="0" w:space="0" w:color="auto"/>
                <w:right w:val="none" w:sz="0" w:space="0" w:color="auto"/>
              </w:divBdr>
            </w:div>
            <w:div w:id="129909349">
              <w:marLeft w:val="0"/>
              <w:marRight w:val="0"/>
              <w:marTop w:val="0"/>
              <w:marBottom w:val="0"/>
              <w:divBdr>
                <w:top w:val="none" w:sz="0" w:space="0" w:color="auto"/>
                <w:left w:val="none" w:sz="0" w:space="0" w:color="auto"/>
                <w:bottom w:val="none" w:sz="0" w:space="0" w:color="auto"/>
                <w:right w:val="none" w:sz="0" w:space="0" w:color="auto"/>
              </w:divBdr>
            </w:div>
            <w:div w:id="901645605">
              <w:marLeft w:val="0"/>
              <w:marRight w:val="0"/>
              <w:marTop w:val="0"/>
              <w:marBottom w:val="0"/>
              <w:divBdr>
                <w:top w:val="none" w:sz="0" w:space="0" w:color="auto"/>
                <w:left w:val="none" w:sz="0" w:space="0" w:color="auto"/>
                <w:bottom w:val="none" w:sz="0" w:space="0" w:color="auto"/>
                <w:right w:val="none" w:sz="0" w:space="0" w:color="auto"/>
              </w:divBdr>
            </w:div>
            <w:div w:id="1866138687">
              <w:marLeft w:val="0"/>
              <w:marRight w:val="0"/>
              <w:marTop w:val="0"/>
              <w:marBottom w:val="0"/>
              <w:divBdr>
                <w:top w:val="none" w:sz="0" w:space="0" w:color="auto"/>
                <w:left w:val="none" w:sz="0" w:space="0" w:color="auto"/>
                <w:bottom w:val="none" w:sz="0" w:space="0" w:color="auto"/>
                <w:right w:val="none" w:sz="0" w:space="0" w:color="auto"/>
              </w:divBdr>
            </w:div>
            <w:div w:id="1917470834">
              <w:marLeft w:val="0"/>
              <w:marRight w:val="0"/>
              <w:marTop w:val="0"/>
              <w:marBottom w:val="0"/>
              <w:divBdr>
                <w:top w:val="none" w:sz="0" w:space="0" w:color="auto"/>
                <w:left w:val="none" w:sz="0" w:space="0" w:color="auto"/>
                <w:bottom w:val="none" w:sz="0" w:space="0" w:color="auto"/>
                <w:right w:val="none" w:sz="0" w:space="0" w:color="auto"/>
              </w:divBdr>
            </w:div>
            <w:div w:id="1637252397">
              <w:marLeft w:val="0"/>
              <w:marRight w:val="0"/>
              <w:marTop w:val="0"/>
              <w:marBottom w:val="0"/>
              <w:divBdr>
                <w:top w:val="none" w:sz="0" w:space="0" w:color="auto"/>
                <w:left w:val="none" w:sz="0" w:space="0" w:color="auto"/>
                <w:bottom w:val="none" w:sz="0" w:space="0" w:color="auto"/>
                <w:right w:val="none" w:sz="0" w:space="0" w:color="auto"/>
              </w:divBdr>
            </w:div>
            <w:div w:id="1111169987">
              <w:marLeft w:val="0"/>
              <w:marRight w:val="0"/>
              <w:marTop w:val="0"/>
              <w:marBottom w:val="0"/>
              <w:divBdr>
                <w:top w:val="none" w:sz="0" w:space="0" w:color="auto"/>
                <w:left w:val="none" w:sz="0" w:space="0" w:color="auto"/>
                <w:bottom w:val="none" w:sz="0" w:space="0" w:color="auto"/>
                <w:right w:val="none" w:sz="0" w:space="0" w:color="auto"/>
              </w:divBdr>
            </w:div>
            <w:div w:id="555702521">
              <w:marLeft w:val="0"/>
              <w:marRight w:val="0"/>
              <w:marTop w:val="0"/>
              <w:marBottom w:val="0"/>
              <w:divBdr>
                <w:top w:val="none" w:sz="0" w:space="0" w:color="auto"/>
                <w:left w:val="none" w:sz="0" w:space="0" w:color="auto"/>
                <w:bottom w:val="none" w:sz="0" w:space="0" w:color="auto"/>
                <w:right w:val="none" w:sz="0" w:space="0" w:color="auto"/>
              </w:divBdr>
            </w:div>
            <w:div w:id="2067947212">
              <w:marLeft w:val="0"/>
              <w:marRight w:val="0"/>
              <w:marTop w:val="0"/>
              <w:marBottom w:val="0"/>
              <w:divBdr>
                <w:top w:val="none" w:sz="0" w:space="0" w:color="auto"/>
                <w:left w:val="none" w:sz="0" w:space="0" w:color="auto"/>
                <w:bottom w:val="none" w:sz="0" w:space="0" w:color="auto"/>
                <w:right w:val="none" w:sz="0" w:space="0" w:color="auto"/>
              </w:divBdr>
            </w:div>
            <w:div w:id="1711875901">
              <w:marLeft w:val="0"/>
              <w:marRight w:val="0"/>
              <w:marTop w:val="0"/>
              <w:marBottom w:val="0"/>
              <w:divBdr>
                <w:top w:val="none" w:sz="0" w:space="0" w:color="auto"/>
                <w:left w:val="none" w:sz="0" w:space="0" w:color="auto"/>
                <w:bottom w:val="none" w:sz="0" w:space="0" w:color="auto"/>
                <w:right w:val="none" w:sz="0" w:space="0" w:color="auto"/>
              </w:divBdr>
            </w:div>
            <w:div w:id="158402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4923">
      <w:bodyDiv w:val="1"/>
      <w:marLeft w:val="0"/>
      <w:marRight w:val="0"/>
      <w:marTop w:val="0"/>
      <w:marBottom w:val="0"/>
      <w:divBdr>
        <w:top w:val="none" w:sz="0" w:space="0" w:color="auto"/>
        <w:left w:val="none" w:sz="0" w:space="0" w:color="auto"/>
        <w:bottom w:val="none" w:sz="0" w:space="0" w:color="auto"/>
        <w:right w:val="none" w:sz="0" w:space="0" w:color="auto"/>
      </w:divBdr>
    </w:div>
    <w:div w:id="657615124">
      <w:bodyDiv w:val="1"/>
      <w:marLeft w:val="0"/>
      <w:marRight w:val="0"/>
      <w:marTop w:val="0"/>
      <w:marBottom w:val="0"/>
      <w:divBdr>
        <w:top w:val="none" w:sz="0" w:space="0" w:color="auto"/>
        <w:left w:val="none" w:sz="0" w:space="0" w:color="auto"/>
        <w:bottom w:val="none" w:sz="0" w:space="0" w:color="auto"/>
        <w:right w:val="none" w:sz="0" w:space="0" w:color="auto"/>
      </w:divBdr>
      <w:divsChild>
        <w:div w:id="981496064">
          <w:marLeft w:val="0"/>
          <w:marRight w:val="0"/>
          <w:marTop w:val="0"/>
          <w:marBottom w:val="0"/>
          <w:divBdr>
            <w:top w:val="none" w:sz="0" w:space="0" w:color="auto"/>
            <w:left w:val="none" w:sz="0" w:space="0" w:color="auto"/>
            <w:bottom w:val="none" w:sz="0" w:space="0" w:color="auto"/>
            <w:right w:val="none" w:sz="0" w:space="0" w:color="auto"/>
          </w:divBdr>
          <w:divsChild>
            <w:div w:id="1515922307">
              <w:marLeft w:val="0"/>
              <w:marRight w:val="0"/>
              <w:marTop w:val="0"/>
              <w:marBottom w:val="0"/>
              <w:divBdr>
                <w:top w:val="none" w:sz="0" w:space="0" w:color="auto"/>
                <w:left w:val="none" w:sz="0" w:space="0" w:color="auto"/>
                <w:bottom w:val="none" w:sz="0" w:space="0" w:color="auto"/>
                <w:right w:val="none" w:sz="0" w:space="0" w:color="auto"/>
              </w:divBdr>
            </w:div>
            <w:div w:id="1891765579">
              <w:marLeft w:val="0"/>
              <w:marRight w:val="0"/>
              <w:marTop w:val="0"/>
              <w:marBottom w:val="0"/>
              <w:divBdr>
                <w:top w:val="none" w:sz="0" w:space="0" w:color="auto"/>
                <w:left w:val="none" w:sz="0" w:space="0" w:color="auto"/>
                <w:bottom w:val="none" w:sz="0" w:space="0" w:color="auto"/>
                <w:right w:val="none" w:sz="0" w:space="0" w:color="auto"/>
              </w:divBdr>
            </w:div>
            <w:div w:id="1953971489">
              <w:marLeft w:val="0"/>
              <w:marRight w:val="0"/>
              <w:marTop w:val="0"/>
              <w:marBottom w:val="0"/>
              <w:divBdr>
                <w:top w:val="none" w:sz="0" w:space="0" w:color="auto"/>
                <w:left w:val="none" w:sz="0" w:space="0" w:color="auto"/>
                <w:bottom w:val="none" w:sz="0" w:space="0" w:color="auto"/>
                <w:right w:val="none" w:sz="0" w:space="0" w:color="auto"/>
              </w:divBdr>
            </w:div>
            <w:div w:id="807824790">
              <w:marLeft w:val="0"/>
              <w:marRight w:val="0"/>
              <w:marTop w:val="0"/>
              <w:marBottom w:val="0"/>
              <w:divBdr>
                <w:top w:val="none" w:sz="0" w:space="0" w:color="auto"/>
                <w:left w:val="none" w:sz="0" w:space="0" w:color="auto"/>
                <w:bottom w:val="none" w:sz="0" w:space="0" w:color="auto"/>
                <w:right w:val="none" w:sz="0" w:space="0" w:color="auto"/>
              </w:divBdr>
            </w:div>
            <w:div w:id="923300297">
              <w:marLeft w:val="0"/>
              <w:marRight w:val="0"/>
              <w:marTop w:val="0"/>
              <w:marBottom w:val="0"/>
              <w:divBdr>
                <w:top w:val="none" w:sz="0" w:space="0" w:color="auto"/>
                <w:left w:val="none" w:sz="0" w:space="0" w:color="auto"/>
                <w:bottom w:val="none" w:sz="0" w:space="0" w:color="auto"/>
                <w:right w:val="none" w:sz="0" w:space="0" w:color="auto"/>
              </w:divBdr>
            </w:div>
            <w:div w:id="1152716808">
              <w:marLeft w:val="0"/>
              <w:marRight w:val="0"/>
              <w:marTop w:val="0"/>
              <w:marBottom w:val="0"/>
              <w:divBdr>
                <w:top w:val="none" w:sz="0" w:space="0" w:color="auto"/>
                <w:left w:val="none" w:sz="0" w:space="0" w:color="auto"/>
                <w:bottom w:val="none" w:sz="0" w:space="0" w:color="auto"/>
                <w:right w:val="none" w:sz="0" w:space="0" w:color="auto"/>
              </w:divBdr>
            </w:div>
            <w:div w:id="743858">
              <w:marLeft w:val="0"/>
              <w:marRight w:val="0"/>
              <w:marTop w:val="0"/>
              <w:marBottom w:val="0"/>
              <w:divBdr>
                <w:top w:val="none" w:sz="0" w:space="0" w:color="auto"/>
                <w:left w:val="none" w:sz="0" w:space="0" w:color="auto"/>
                <w:bottom w:val="none" w:sz="0" w:space="0" w:color="auto"/>
                <w:right w:val="none" w:sz="0" w:space="0" w:color="auto"/>
              </w:divBdr>
            </w:div>
            <w:div w:id="353729434">
              <w:marLeft w:val="0"/>
              <w:marRight w:val="0"/>
              <w:marTop w:val="0"/>
              <w:marBottom w:val="0"/>
              <w:divBdr>
                <w:top w:val="none" w:sz="0" w:space="0" w:color="auto"/>
                <w:left w:val="none" w:sz="0" w:space="0" w:color="auto"/>
                <w:bottom w:val="none" w:sz="0" w:space="0" w:color="auto"/>
                <w:right w:val="none" w:sz="0" w:space="0" w:color="auto"/>
              </w:divBdr>
            </w:div>
            <w:div w:id="1879203493">
              <w:marLeft w:val="0"/>
              <w:marRight w:val="0"/>
              <w:marTop w:val="0"/>
              <w:marBottom w:val="0"/>
              <w:divBdr>
                <w:top w:val="none" w:sz="0" w:space="0" w:color="auto"/>
                <w:left w:val="none" w:sz="0" w:space="0" w:color="auto"/>
                <w:bottom w:val="none" w:sz="0" w:space="0" w:color="auto"/>
                <w:right w:val="none" w:sz="0" w:space="0" w:color="auto"/>
              </w:divBdr>
            </w:div>
            <w:div w:id="67270309">
              <w:marLeft w:val="0"/>
              <w:marRight w:val="0"/>
              <w:marTop w:val="0"/>
              <w:marBottom w:val="0"/>
              <w:divBdr>
                <w:top w:val="none" w:sz="0" w:space="0" w:color="auto"/>
                <w:left w:val="none" w:sz="0" w:space="0" w:color="auto"/>
                <w:bottom w:val="none" w:sz="0" w:space="0" w:color="auto"/>
                <w:right w:val="none" w:sz="0" w:space="0" w:color="auto"/>
              </w:divBdr>
            </w:div>
            <w:div w:id="1374697178">
              <w:marLeft w:val="0"/>
              <w:marRight w:val="0"/>
              <w:marTop w:val="0"/>
              <w:marBottom w:val="0"/>
              <w:divBdr>
                <w:top w:val="none" w:sz="0" w:space="0" w:color="auto"/>
                <w:left w:val="none" w:sz="0" w:space="0" w:color="auto"/>
                <w:bottom w:val="none" w:sz="0" w:space="0" w:color="auto"/>
                <w:right w:val="none" w:sz="0" w:space="0" w:color="auto"/>
              </w:divBdr>
            </w:div>
            <w:div w:id="1376924128">
              <w:marLeft w:val="0"/>
              <w:marRight w:val="0"/>
              <w:marTop w:val="0"/>
              <w:marBottom w:val="0"/>
              <w:divBdr>
                <w:top w:val="none" w:sz="0" w:space="0" w:color="auto"/>
                <w:left w:val="none" w:sz="0" w:space="0" w:color="auto"/>
                <w:bottom w:val="none" w:sz="0" w:space="0" w:color="auto"/>
                <w:right w:val="none" w:sz="0" w:space="0" w:color="auto"/>
              </w:divBdr>
            </w:div>
            <w:div w:id="122313303">
              <w:marLeft w:val="0"/>
              <w:marRight w:val="0"/>
              <w:marTop w:val="0"/>
              <w:marBottom w:val="0"/>
              <w:divBdr>
                <w:top w:val="none" w:sz="0" w:space="0" w:color="auto"/>
                <w:left w:val="none" w:sz="0" w:space="0" w:color="auto"/>
                <w:bottom w:val="none" w:sz="0" w:space="0" w:color="auto"/>
                <w:right w:val="none" w:sz="0" w:space="0" w:color="auto"/>
              </w:divBdr>
            </w:div>
            <w:div w:id="1683822230">
              <w:marLeft w:val="0"/>
              <w:marRight w:val="0"/>
              <w:marTop w:val="0"/>
              <w:marBottom w:val="0"/>
              <w:divBdr>
                <w:top w:val="none" w:sz="0" w:space="0" w:color="auto"/>
                <w:left w:val="none" w:sz="0" w:space="0" w:color="auto"/>
                <w:bottom w:val="none" w:sz="0" w:space="0" w:color="auto"/>
                <w:right w:val="none" w:sz="0" w:space="0" w:color="auto"/>
              </w:divBdr>
            </w:div>
            <w:div w:id="303435445">
              <w:marLeft w:val="0"/>
              <w:marRight w:val="0"/>
              <w:marTop w:val="0"/>
              <w:marBottom w:val="0"/>
              <w:divBdr>
                <w:top w:val="none" w:sz="0" w:space="0" w:color="auto"/>
                <w:left w:val="none" w:sz="0" w:space="0" w:color="auto"/>
                <w:bottom w:val="none" w:sz="0" w:space="0" w:color="auto"/>
                <w:right w:val="none" w:sz="0" w:space="0" w:color="auto"/>
              </w:divBdr>
            </w:div>
            <w:div w:id="840510431">
              <w:marLeft w:val="0"/>
              <w:marRight w:val="0"/>
              <w:marTop w:val="0"/>
              <w:marBottom w:val="0"/>
              <w:divBdr>
                <w:top w:val="none" w:sz="0" w:space="0" w:color="auto"/>
                <w:left w:val="none" w:sz="0" w:space="0" w:color="auto"/>
                <w:bottom w:val="none" w:sz="0" w:space="0" w:color="auto"/>
                <w:right w:val="none" w:sz="0" w:space="0" w:color="auto"/>
              </w:divBdr>
            </w:div>
            <w:div w:id="460418074">
              <w:marLeft w:val="0"/>
              <w:marRight w:val="0"/>
              <w:marTop w:val="0"/>
              <w:marBottom w:val="0"/>
              <w:divBdr>
                <w:top w:val="none" w:sz="0" w:space="0" w:color="auto"/>
                <w:left w:val="none" w:sz="0" w:space="0" w:color="auto"/>
                <w:bottom w:val="none" w:sz="0" w:space="0" w:color="auto"/>
                <w:right w:val="none" w:sz="0" w:space="0" w:color="auto"/>
              </w:divBdr>
            </w:div>
            <w:div w:id="1342780412">
              <w:marLeft w:val="0"/>
              <w:marRight w:val="0"/>
              <w:marTop w:val="0"/>
              <w:marBottom w:val="0"/>
              <w:divBdr>
                <w:top w:val="none" w:sz="0" w:space="0" w:color="auto"/>
                <w:left w:val="none" w:sz="0" w:space="0" w:color="auto"/>
                <w:bottom w:val="none" w:sz="0" w:space="0" w:color="auto"/>
                <w:right w:val="none" w:sz="0" w:space="0" w:color="auto"/>
              </w:divBdr>
            </w:div>
            <w:div w:id="1327905399">
              <w:marLeft w:val="0"/>
              <w:marRight w:val="0"/>
              <w:marTop w:val="0"/>
              <w:marBottom w:val="0"/>
              <w:divBdr>
                <w:top w:val="none" w:sz="0" w:space="0" w:color="auto"/>
                <w:left w:val="none" w:sz="0" w:space="0" w:color="auto"/>
                <w:bottom w:val="none" w:sz="0" w:space="0" w:color="auto"/>
                <w:right w:val="none" w:sz="0" w:space="0" w:color="auto"/>
              </w:divBdr>
            </w:div>
            <w:div w:id="293173060">
              <w:marLeft w:val="0"/>
              <w:marRight w:val="0"/>
              <w:marTop w:val="0"/>
              <w:marBottom w:val="0"/>
              <w:divBdr>
                <w:top w:val="none" w:sz="0" w:space="0" w:color="auto"/>
                <w:left w:val="none" w:sz="0" w:space="0" w:color="auto"/>
                <w:bottom w:val="none" w:sz="0" w:space="0" w:color="auto"/>
                <w:right w:val="none" w:sz="0" w:space="0" w:color="auto"/>
              </w:divBdr>
            </w:div>
            <w:div w:id="432211169">
              <w:marLeft w:val="0"/>
              <w:marRight w:val="0"/>
              <w:marTop w:val="0"/>
              <w:marBottom w:val="0"/>
              <w:divBdr>
                <w:top w:val="none" w:sz="0" w:space="0" w:color="auto"/>
                <w:left w:val="none" w:sz="0" w:space="0" w:color="auto"/>
                <w:bottom w:val="none" w:sz="0" w:space="0" w:color="auto"/>
                <w:right w:val="none" w:sz="0" w:space="0" w:color="auto"/>
              </w:divBdr>
            </w:div>
            <w:div w:id="728186892">
              <w:marLeft w:val="0"/>
              <w:marRight w:val="0"/>
              <w:marTop w:val="0"/>
              <w:marBottom w:val="0"/>
              <w:divBdr>
                <w:top w:val="none" w:sz="0" w:space="0" w:color="auto"/>
                <w:left w:val="none" w:sz="0" w:space="0" w:color="auto"/>
                <w:bottom w:val="none" w:sz="0" w:space="0" w:color="auto"/>
                <w:right w:val="none" w:sz="0" w:space="0" w:color="auto"/>
              </w:divBdr>
            </w:div>
            <w:div w:id="452142139">
              <w:marLeft w:val="0"/>
              <w:marRight w:val="0"/>
              <w:marTop w:val="0"/>
              <w:marBottom w:val="0"/>
              <w:divBdr>
                <w:top w:val="none" w:sz="0" w:space="0" w:color="auto"/>
                <w:left w:val="none" w:sz="0" w:space="0" w:color="auto"/>
                <w:bottom w:val="none" w:sz="0" w:space="0" w:color="auto"/>
                <w:right w:val="none" w:sz="0" w:space="0" w:color="auto"/>
              </w:divBdr>
            </w:div>
            <w:div w:id="1865437971">
              <w:marLeft w:val="0"/>
              <w:marRight w:val="0"/>
              <w:marTop w:val="0"/>
              <w:marBottom w:val="0"/>
              <w:divBdr>
                <w:top w:val="none" w:sz="0" w:space="0" w:color="auto"/>
                <w:left w:val="none" w:sz="0" w:space="0" w:color="auto"/>
                <w:bottom w:val="none" w:sz="0" w:space="0" w:color="auto"/>
                <w:right w:val="none" w:sz="0" w:space="0" w:color="auto"/>
              </w:divBdr>
            </w:div>
            <w:div w:id="293290511">
              <w:marLeft w:val="0"/>
              <w:marRight w:val="0"/>
              <w:marTop w:val="0"/>
              <w:marBottom w:val="0"/>
              <w:divBdr>
                <w:top w:val="none" w:sz="0" w:space="0" w:color="auto"/>
                <w:left w:val="none" w:sz="0" w:space="0" w:color="auto"/>
                <w:bottom w:val="none" w:sz="0" w:space="0" w:color="auto"/>
                <w:right w:val="none" w:sz="0" w:space="0" w:color="auto"/>
              </w:divBdr>
            </w:div>
            <w:div w:id="1348171008">
              <w:marLeft w:val="0"/>
              <w:marRight w:val="0"/>
              <w:marTop w:val="0"/>
              <w:marBottom w:val="0"/>
              <w:divBdr>
                <w:top w:val="none" w:sz="0" w:space="0" w:color="auto"/>
                <w:left w:val="none" w:sz="0" w:space="0" w:color="auto"/>
                <w:bottom w:val="none" w:sz="0" w:space="0" w:color="auto"/>
                <w:right w:val="none" w:sz="0" w:space="0" w:color="auto"/>
              </w:divBdr>
            </w:div>
            <w:div w:id="563374950">
              <w:marLeft w:val="0"/>
              <w:marRight w:val="0"/>
              <w:marTop w:val="0"/>
              <w:marBottom w:val="0"/>
              <w:divBdr>
                <w:top w:val="none" w:sz="0" w:space="0" w:color="auto"/>
                <w:left w:val="none" w:sz="0" w:space="0" w:color="auto"/>
                <w:bottom w:val="none" w:sz="0" w:space="0" w:color="auto"/>
                <w:right w:val="none" w:sz="0" w:space="0" w:color="auto"/>
              </w:divBdr>
            </w:div>
            <w:div w:id="137608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5472">
      <w:bodyDiv w:val="1"/>
      <w:marLeft w:val="0"/>
      <w:marRight w:val="0"/>
      <w:marTop w:val="0"/>
      <w:marBottom w:val="0"/>
      <w:divBdr>
        <w:top w:val="none" w:sz="0" w:space="0" w:color="auto"/>
        <w:left w:val="none" w:sz="0" w:space="0" w:color="auto"/>
        <w:bottom w:val="none" w:sz="0" w:space="0" w:color="auto"/>
        <w:right w:val="none" w:sz="0" w:space="0" w:color="auto"/>
      </w:divBdr>
      <w:divsChild>
        <w:div w:id="496962662">
          <w:marLeft w:val="0"/>
          <w:marRight w:val="0"/>
          <w:marTop w:val="0"/>
          <w:marBottom w:val="0"/>
          <w:divBdr>
            <w:top w:val="none" w:sz="0" w:space="0" w:color="auto"/>
            <w:left w:val="none" w:sz="0" w:space="0" w:color="auto"/>
            <w:bottom w:val="none" w:sz="0" w:space="0" w:color="auto"/>
            <w:right w:val="none" w:sz="0" w:space="0" w:color="auto"/>
          </w:divBdr>
          <w:divsChild>
            <w:div w:id="1214735828">
              <w:marLeft w:val="-420"/>
              <w:marRight w:val="0"/>
              <w:marTop w:val="0"/>
              <w:marBottom w:val="0"/>
              <w:divBdr>
                <w:top w:val="single" w:sz="6" w:space="0" w:color="8AA2BF"/>
                <w:left w:val="single" w:sz="6" w:space="0" w:color="8AA2BF"/>
                <w:bottom w:val="single" w:sz="6" w:space="0" w:color="8AA2BF"/>
                <w:right w:val="single" w:sz="6" w:space="0" w:color="8AA2BF"/>
              </w:divBdr>
            </w:div>
          </w:divsChild>
        </w:div>
        <w:div w:id="1395546890">
          <w:marLeft w:val="0"/>
          <w:marRight w:val="0"/>
          <w:marTop w:val="0"/>
          <w:marBottom w:val="0"/>
          <w:divBdr>
            <w:top w:val="none" w:sz="0" w:space="0" w:color="auto"/>
            <w:left w:val="none" w:sz="0" w:space="0" w:color="auto"/>
            <w:bottom w:val="none" w:sz="0" w:space="0" w:color="auto"/>
            <w:right w:val="none" w:sz="0" w:space="0" w:color="auto"/>
          </w:divBdr>
          <w:divsChild>
            <w:div w:id="649359673">
              <w:marLeft w:val="-420"/>
              <w:marRight w:val="0"/>
              <w:marTop w:val="0"/>
              <w:marBottom w:val="0"/>
              <w:divBdr>
                <w:top w:val="single" w:sz="6" w:space="0" w:color="8AA2BF"/>
                <w:left w:val="single" w:sz="6" w:space="0" w:color="8AA2BF"/>
                <w:bottom w:val="single" w:sz="6" w:space="0" w:color="8AA2BF"/>
                <w:right w:val="single" w:sz="6" w:space="0" w:color="8AA2BF"/>
              </w:divBdr>
            </w:div>
          </w:divsChild>
        </w:div>
      </w:divsChild>
    </w:div>
    <w:div w:id="975451036">
      <w:bodyDiv w:val="1"/>
      <w:marLeft w:val="0"/>
      <w:marRight w:val="0"/>
      <w:marTop w:val="0"/>
      <w:marBottom w:val="0"/>
      <w:divBdr>
        <w:top w:val="none" w:sz="0" w:space="0" w:color="auto"/>
        <w:left w:val="none" w:sz="0" w:space="0" w:color="auto"/>
        <w:bottom w:val="none" w:sz="0" w:space="0" w:color="auto"/>
        <w:right w:val="none" w:sz="0" w:space="0" w:color="auto"/>
      </w:divBdr>
    </w:div>
    <w:div w:id="1022241072">
      <w:bodyDiv w:val="1"/>
      <w:marLeft w:val="0"/>
      <w:marRight w:val="0"/>
      <w:marTop w:val="0"/>
      <w:marBottom w:val="0"/>
      <w:divBdr>
        <w:top w:val="none" w:sz="0" w:space="0" w:color="auto"/>
        <w:left w:val="none" w:sz="0" w:space="0" w:color="auto"/>
        <w:bottom w:val="none" w:sz="0" w:space="0" w:color="auto"/>
        <w:right w:val="none" w:sz="0" w:space="0" w:color="auto"/>
      </w:divBdr>
      <w:divsChild>
        <w:div w:id="2078934642">
          <w:marLeft w:val="0"/>
          <w:marRight w:val="0"/>
          <w:marTop w:val="0"/>
          <w:marBottom w:val="0"/>
          <w:divBdr>
            <w:top w:val="none" w:sz="0" w:space="0" w:color="auto"/>
            <w:left w:val="none" w:sz="0" w:space="0" w:color="auto"/>
            <w:bottom w:val="none" w:sz="0" w:space="0" w:color="auto"/>
            <w:right w:val="none" w:sz="0" w:space="0" w:color="auto"/>
          </w:divBdr>
          <w:divsChild>
            <w:div w:id="1081029375">
              <w:marLeft w:val="0"/>
              <w:marRight w:val="0"/>
              <w:marTop w:val="0"/>
              <w:marBottom w:val="0"/>
              <w:divBdr>
                <w:top w:val="none" w:sz="0" w:space="0" w:color="auto"/>
                <w:left w:val="none" w:sz="0" w:space="0" w:color="auto"/>
                <w:bottom w:val="none" w:sz="0" w:space="0" w:color="auto"/>
                <w:right w:val="none" w:sz="0" w:space="0" w:color="auto"/>
              </w:divBdr>
            </w:div>
            <w:div w:id="2049916378">
              <w:marLeft w:val="0"/>
              <w:marRight w:val="0"/>
              <w:marTop w:val="0"/>
              <w:marBottom w:val="0"/>
              <w:divBdr>
                <w:top w:val="none" w:sz="0" w:space="0" w:color="auto"/>
                <w:left w:val="none" w:sz="0" w:space="0" w:color="auto"/>
                <w:bottom w:val="none" w:sz="0" w:space="0" w:color="auto"/>
                <w:right w:val="none" w:sz="0" w:space="0" w:color="auto"/>
              </w:divBdr>
            </w:div>
            <w:div w:id="1856070010">
              <w:marLeft w:val="0"/>
              <w:marRight w:val="0"/>
              <w:marTop w:val="0"/>
              <w:marBottom w:val="0"/>
              <w:divBdr>
                <w:top w:val="none" w:sz="0" w:space="0" w:color="auto"/>
                <w:left w:val="none" w:sz="0" w:space="0" w:color="auto"/>
                <w:bottom w:val="none" w:sz="0" w:space="0" w:color="auto"/>
                <w:right w:val="none" w:sz="0" w:space="0" w:color="auto"/>
              </w:divBdr>
            </w:div>
            <w:div w:id="969943257">
              <w:marLeft w:val="0"/>
              <w:marRight w:val="0"/>
              <w:marTop w:val="0"/>
              <w:marBottom w:val="0"/>
              <w:divBdr>
                <w:top w:val="none" w:sz="0" w:space="0" w:color="auto"/>
                <w:left w:val="none" w:sz="0" w:space="0" w:color="auto"/>
                <w:bottom w:val="none" w:sz="0" w:space="0" w:color="auto"/>
                <w:right w:val="none" w:sz="0" w:space="0" w:color="auto"/>
              </w:divBdr>
            </w:div>
            <w:div w:id="778645613">
              <w:marLeft w:val="0"/>
              <w:marRight w:val="0"/>
              <w:marTop w:val="0"/>
              <w:marBottom w:val="0"/>
              <w:divBdr>
                <w:top w:val="none" w:sz="0" w:space="0" w:color="auto"/>
                <w:left w:val="none" w:sz="0" w:space="0" w:color="auto"/>
                <w:bottom w:val="none" w:sz="0" w:space="0" w:color="auto"/>
                <w:right w:val="none" w:sz="0" w:space="0" w:color="auto"/>
              </w:divBdr>
            </w:div>
            <w:div w:id="1389569182">
              <w:marLeft w:val="0"/>
              <w:marRight w:val="0"/>
              <w:marTop w:val="0"/>
              <w:marBottom w:val="0"/>
              <w:divBdr>
                <w:top w:val="none" w:sz="0" w:space="0" w:color="auto"/>
                <w:left w:val="none" w:sz="0" w:space="0" w:color="auto"/>
                <w:bottom w:val="none" w:sz="0" w:space="0" w:color="auto"/>
                <w:right w:val="none" w:sz="0" w:space="0" w:color="auto"/>
              </w:divBdr>
            </w:div>
            <w:div w:id="1505558778">
              <w:marLeft w:val="0"/>
              <w:marRight w:val="0"/>
              <w:marTop w:val="0"/>
              <w:marBottom w:val="0"/>
              <w:divBdr>
                <w:top w:val="none" w:sz="0" w:space="0" w:color="auto"/>
                <w:left w:val="none" w:sz="0" w:space="0" w:color="auto"/>
                <w:bottom w:val="none" w:sz="0" w:space="0" w:color="auto"/>
                <w:right w:val="none" w:sz="0" w:space="0" w:color="auto"/>
              </w:divBdr>
            </w:div>
            <w:div w:id="236937596">
              <w:marLeft w:val="0"/>
              <w:marRight w:val="0"/>
              <w:marTop w:val="0"/>
              <w:marBottom w:val="0"/>
              <w:divBdr>
                <w:top w:val="none" w:sz="0" w:space="0" w:color="auto"/>
                <w:left w:val="none" w:sz="0" w:space="0" w:color="auto"/>
                <w:bottom w:val="none" w:sz="0" w:space="0" w:color="auto"/>
                <w:right w:val="none" w:sz="0" w:space="0" w:color="auto"/>
              </w:divBdr>
            </w:div>
            <w:div w:id="1872575235">
              <w:marLeft w:val="0"/>
              <w:marRight w:val="0"/>
              <w:marTop w:val="0"/>
              <w:marBottom w:val="0"/>
              <w:divBdr>
                <w:top w:val="none" w:sz="0" w:space="0" w:color="auto"/>
                <w:left w:val="none" w:sz="0" w:space="0" w:color="auto"/>
                <w:bottom w:val="none" w:sz="0" w:space="0" w:color="auto"/>
                <w:right w:val="none" w:sz="0" w:space="0" w:color="auto"/>
              </w:divBdr>
            </w:div>
            <w:div w:id="2092043248">
              <w:marLeft w:val="0"/>
              <w:marRight w:val="0"/>
              <w:marTop w:val="0"/>
              <w:marBottom w:val="0"/>
              <w:divBdr>
                <w:top w:val="none" w:sz="0" w:space="0" w:color="auto"/>
                <w:left w:val="none" w:sz="0" w:space="0" w:color="auto"/>
                <w:bottom w:val="none" w:sz="0" w:space="0" w:color="auto"/>
                <w:right w:val="none" w:sz="0" w:space="0" w:color="auto"/>
              </w:divBdr>
            </w:div>
            <w:div w:id="190649219">
              <w:marLeft w:val="0"/>
              <w:marRight w:val="0"/>
              <w:marTop w:val="0"/>
              <w:marBottom w:val="0"/>
              <w:divBdr>
                <w:top w:val="none" w:sz="0" w:space="0" w:color="auto"/>
                <w:left w:val="none" w:sz="0" w:space="0" w:color="auto"/>
                <w:bottom w:val="none" w:sz="0" w:space="0" w:color="auto"/>
                <w:right w:val="none" w:sz="0" w:space="0" w:color="auto"/>
              </w:divBdr>
            </w:div>
            <w:div w:id="324162256">
              <w:marLeft w:val="0"/>
              <w:marRight w:val="0"/>
              <w:marTop w:val="0"/>
              <w:marBottom w:val="0"/>
              <w:divBdr>
                <w:top w:val="none" w:sz="0" w:space="0" w:color="auto"/>
                <w:left w:val="none" w:sz="0" w:space="0" w:color="auto"/>
                <w:bottom w:val="none" w:sz="0" w:space="0" w:color="auto"/>
                <w:right w:val="none" w:sz="0" w:space="0" w:color="auto"/>
              </w:divBdr>
            </w:div>
            <w:div w:id="122702246">
              <w:marLeft w:val="0"/>
              <w:marRight w:val="0"/>
              <w:marTop w:val="0"/>
              <w:marBottom w:val="0"/>
              <w:divBdr>
                <w:top w:val="none" w:sz="0" w:space="0" w:color="auto"/>
                <w:left w:val="none" w:sz="0" w:space="0" w:color="auto"/>
                <w:bottom w:val="none" w:sz="0" w:space="0" w:color="auto"/>
                <w:right w:val="none" w:sz="0" w:space="0" w:color="auto"/>
              </w:divBdr>
            </w:div>
            <w:div w:id="310984470">
              <w:marLeft w:val="0"/>
              <w:marRight w:val="0"/>
              <w:marTop w:val="0"/>
              <w:marBottom w:val="0"/>
              <w:divBdr>
                <w:top w:val="none" w:sz="0" w:space="0" w:color="auto"/>
                <w:left w:val="none" w:sz="0" w:space="0" w:color="auto"/>
                <w:bottom w:val="none" w:sz="0" w:space="0" w:color="auto"/>
                <w:right w:val="none" w:sz="0" w:space="0" w:color="auto"/>
              </w:divBdr>
            </w:div>
            <w:div w:id="1087070138">
              <w:marLeft w:val="0"/>
              <w:marRight w:val="0"/>
              <w:marTop w:val="0"/>
              <w:marBottom w:val="0"/>
              <w:divBdr>
                <w:top w:val="none" w:sz="0" w:space="0" w:color="auto"/>
                <w:left w:val="none" w:sz="0" w:space="0" w:color="auto"/>
                <w:bottom w:val="none" w:sz="0" w:space="0" w:color="auto"/>
                <w:right w:val="none" w:sz="0" w:space="0" w:color="auto"/>
              </w:divBdr>
            </w:div>
            <w:div w:id="55470411">
              <w:marLeft w:val="0"/>
              <w:marRight w:val="0"/>
              <w:marTop w:val="0"/>
              <w:marBottom w:val="0"/>
              <w:divBdr>
                <w:top w:val="none" w:sz="0" w:space="0" w:color="auto"/>
                <w:left w:val="none" w:sz="0" w:space="0" w:color="auto"/>
                <w:bottom w:val="none" w:sz="0" w:space="0" w:color="auto"/>
                <w:right w:val="none" w:sz="0" w:space="0" w:color="auto"/>
              </w:divBdr>
            </w:div>
            <w:div w:id="101997764">
              <w:marLeft w:val="0"/>
              <w:marRight w:val="0"/>
              <w:marTop w:val="0"/>
              <w:marBottom w:val="0"/>
              <w:divBdr>
                <w:top w:val="none" w:sz="0" w:space="0" w:color="auto"/>
                <w:left w:val="none" w:sz="0" w:space="0" w:color="auto"/>
                <w:bottom w:val="none" w:sz="0" w:space="0" w:color="auto"/>
                <w:right w:val="none" w:sz="0" w:space="0" w:color="auto"/>
              </w:divBdr>
            </w:div>
            <w:div w:id="1551503678">
              <w:marLeft w:val="0"/>
              <w:marRight w:val="0"/>
              <w:marTop w:val="0"/>
              <w:marBottom w:val="0"/>
              <w:divBdr>
                <w:top w:val="none" w:sz="0" w:space="0" w:color="auto"/>
                <w:left w:val="none" w:sz="0" w:space="0" w:color="auto"/>
                <w:bottom w:val="none" w:sz="0" w:space="0" w:color="auto"/>
                <w:right w:val="none" w:sz="0" w:space="0" w:color="auto"/>
              </w:divBdr>
            </w:div>
            <w:div w:id="112483540">
              <w:marLeft w:val="0"/>
              <w:marRight w:val="0"/>
              <w:marTop w:val="0"/>
              <w:marBottom w:val="0"/>
              <w:divBdr>
                <w:top w:val="none" w:sz="0" w:space="0" w:color="auto"/>
                <w:left w:val="none" w:sz="0" w:space="0" w:color="auto"/>
                <w:bottom w:val="none" w:sz="0" w:space="0" w:color="auto"/>
                <w:right w:val="none" w:sz="0" w:space="0" w:color="auto"/>
              </w:divBdr>
            </w:div>
            <w:div w:id="1501627542">
              <w:marLeft w:val="0"/>
              <w:marRight w:val="0"/>
              <w:marTop w:val="0"/>
              <w:marBottom w:val="0"/>
              <w:divBdr>
                <w:top w:val="none" w:sz="0" w:space="0" w:color="auto"/>
                <w:left w:val="none" w:sz="0" w:space="0" w:color="auto"/>
                <w:bottom w:val="none" w:sz="0" w:space="0" w:color="auto"/>
                <w:right w:val="none" w:sz="0" w:space="0" w:color="auto"/>
              </w:divBdr>
            </w:div>
            <w:div w:id="2114015389">
              <w:marLeft w:val="0"/>
              <w:marRight w:val="0"/>
              <w:marTop w:val="0"/>
              <w:marBottom w:val="0"/>
              <w:divBdr>
                <w:top w:val="none" w:sz="0" w:space="0" w:color="auto"/>
                <w:left w:val="none" w:sz="0" w:space="0" w:color="auto"/>
                <w:bottom w:val="none" w:sz="0" w:space="0" w:color="auto"/>
                <w:right w:val="none" w:sz="0" w:space="0" w:color="auto"/>
              </w:divBdr>
            </w:div>
            <w:div w:id="862599522">
              <w:marLeft w:val="0"/>
              <w:marRight w:val="0"/>
              <w:marTop w:val="0"/>
              <w:marBottom w:val="0"/>
              <w:divBdr>
                <w:top w:val="none" w:sz="0" w:space="0" w:color="auto"/>
                <w:left w:val="none" w:sz="0" w:space="0" w:color="auto"/>
                <w:bottom w:val="none" w:sz="0" w:space="0" w:color="auto"/>
                <w:right w:val="none" w:sz="0" w:space="0" w:color="auto"/>
              </w:divBdr>
            </w:div>
            <w:div w:id="89350135">
              <w:marLeft w:val="0"/>
              <w:marRight w:val="0"/>
              <w:marTop w:val="0"/>
              <w:marBottom w:val="0"/>
              <w:divBdr>
                <w:top w:val="none" w:sz="0" w:space="0" w:color="auto"/>
                <w:left w:val="none" w:sz="0" w:space="0" w:color="auto"/>
                <w:bottom w:val="none" w:sz="0" w:space="0" w:color="auto"/>
                <w:right w:val="none" w:sz="0" w:space="0" w:color="auto"/>
              </w:divBdr>
            </w:div>
            <w:div w:id="437026288">
              <w:marLeft w:val="0"/>
              <w:marRight w:val="0"/>
              <w:marTop w:val="0"/>
              <w:marBottom w:val="0"/>
              <w:divBdr>
                <w:top w:val="none" w:sz="0" w:space="0" w:color="auto"/>
                <w:left w:val="none" w:sz="0" w:space="0" w:color="auto"/>
                <w:bottom w:val="none" w:sz="0" w:space="0" w:color="auto"/>
                <w:right w:val="none" w:sz="0" w:space="0" w:color="auto"/>
              </w:divBdr>
            </w:div>
            <w:div w:id="364254697">
              <w:marLeft w:val="0"/>
              <w:marRight w:val="0"/>
              <w:marTop w:val="0"/>
              <w:marBottom w:val="0"/>
              <w:divBdr>
                <w:top w:val="none" w:sz="0" w:space="0" w:color="auto"/>
                <w:left w:val="none" w:sz="0" w:space="0" w:color="auto"/>
                <w:bottom w:val="none" w:sz="0" w:space="0" w:color="auto"/>
                <w:right w:val="none" w:sz="0" w:space="0" w:color="auto"/>
              </w:divBdr>
            </w:div>
            <w:div w:id="426967066">
              <w:marLeft w:val="0"/>
              <w:marRight w:val="0"/>
              <w:marTop w:val="0"/>
              <w:marBottom w:val="0"/>
              <w:divBdr>
                <w:top w:val="none" w:sz="0" w:space="0" w:color="auto"/>
                <w:left w:val="none" w:sz="0" w:space="0" w:color="auto"/>
                <w:bottom w:val="none" w:sz="0" w:space="0" w:color="auto"/>
                <w:right w:val="none" w:sz="0" w:space="0" w:color="auto"/>
              </w:divBdr>
            </w:div>
            <w:div w:id="1947154508">
              <w:marLeft w:val="0"/>
              <w:marRight w:val="0"/>
              <w:marTop w:val="0"/>
              <w:marBottom w:val="0"/>
              <w:divBdr>
                <w:top w:val="none" w:sz="0" w:space="0" w:color="auto"/>
                <w:left w:val="none" w:sz="0" w:space="0" w:color="auto"/>
                <w:bottom w:val="none" w:sz="0" w:space="0" w:color="auto"/>
                <w:right w:val="none" w:sz="0" w:space="0" w:color="auto"/>
              </w:divBdr>
            </w:div>
            <w:div w:id="110422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93787">
      <w:bodyDiv w:val="1"/>
      <w:marLeft w:val="0"/>
      <w:marRight w:val="0"/>
      <w:marTop w:val="0"/>
      <w:marBottom w:val="0"/>
      <w:divBdr>
        <w:top w:val="none" w:sz="0" w:space="0" w:color="auto"/>
        <w:left w:val="none" w:sz="0" w:space="0" w:color="auto"/>
        <w:bottom w:val="none" w:sz="0" w:space="0" w:color="auto"/>
        <w:right w:val="none" w:sz="0" w:space="0" w:color="auto"/>
      </w:divBdr>
    </w:div>
    <w:div w:id="1264000830">
      <w:bodyDiv w:val="1"/>
      <w:marLeft w:val="0"/>
      <w:marRight w:val="0"/>
      <w:marTop w:val="0"/>
      <w:marBottom w:val="0"/>
      <w:divBdr>
        <w:top w:val="none" w:sz="0" w:space="0" w:color="auto"/>
        <w:left w:val="none" w:sz="0" w:space="0" w:color="auto"/>
        <w:bottom w:val="none" w:sz="0" w:space="0" w:color="auto"/>
        <w:right w:val="none" w:sz="0" w:space="0" w:color="auto"/>
      </w:divBdr>
      <w:divsChild>
        <w:div w:id="939526730">
          <w:marLeft w:val="0"/>
          <w:marRight w:val="0"/>
          <w:marTop w:val="0"/>
          <w:marBottom w:val="0"/>
          <w:divBdr>
            <w:top w:val="none" w:sz="0" w:space="0" w:color="auto"/>
            <w:left w:val="none" w:sz="0" w:space="0" w:color="auto"/>
            <w:bottom w:val="none" w:sz="0" w:space="0" w:color="auto"/>
            <w:right w:val="none" w:sz="0" w:space="0" w:color="auto"/>
          </w:divBdr>
          <w:divsChild>
            <w:div w:id="1971739805">
              <w:marLeft w:val="0"/>
              <w:marRight w:val="0"/>
              <w:marTop w:val="0"/>
              <w:marBottom w:val="0"/>
              <w:divBdr>
                <w:top w:val="none" w:sz="0" w:space="0" w:color="auto"/>
                <w:left w:val="none" w:sz="0" w:space="0" w:color="auto"/>
                <w:bottom w:val="none" w:sz="0" w:space="0" w:color="auto"/>
                <w:right w:val="none" w:sz="0" w:space="0" w:color="auto"/>
              </w:divBdr>
            </w:div>
            <w:div w:id="313990641">
              <w:marLeft w:val="0"/>
              <w:marRight w:val="0"/>
              <w:marTop w:val="0"/>
              <w:marBottom w:val="0"/>
              <w:divBdr>
                <w:top w:val="none" w:sz="0" w:space="0" w:color="auto"/>
                <w:left w:val="none" w:sz="0" w:space="0" w:color="auto"/>
                <w:bottom w:val="none" w:sz="0" w:space="0" w:color="auto"/>
                <w:right w:val="none" w:sz="0" w:space="0" w:color="auto"/>
              </w:divBdr>
            </w:div>
            <w:div w:id="1100640865">
              <w:marLeft w:val="0"/>
              <w:marRight w:val="0"/>
              <w:marTop w:val="0"/>
              <w:marBottom w:val="0"/>
              <w:divBdr>
                <w:top w:val="none" w:sz="0" w:space="0" w:color="auto"/>
                <w:left w:val="none" w:sz="0" w:space="0" w:color="auto"/>
                <w:bottom w:val="none" w:sz="0" w:space="0" w:color="auto"/>
                <w:right w:val="none" w:sz="0" w:space="0" w:color="auto"/>
              </w:divBdr>
            </w:div>
            <w:div w:id="809831298">
              <w:marLeft w:val="0"/>
              <w:marRight w:val="0"/>
              <w:marTop w:val="0"/>
              <w:marBottom w:val="0"/>
              <w:divBdr>
                <w:top w:val="none" w:sz="0" w:space="0" w:color="auto"/>
                <w:left w:val="none" w:sz="0" w:space="0" w:color="auto"/>
                <w:bottom w:val="none" w:sz="0" w:space="0" w:color="auto"/>
                <w:right w:val="none" w:sz="0" w:space="0" w:color="auto"/>
              </w:divBdr>
            </w:div>
            <w:div w:id="400493376">
              <w:marLeft w:val="0"/>
              <w:marRight w:val="0"/>
              <w:marTop w:val="0"/>
              <w:marBottom w:val="0"/>
              <w:divBdr>
                <w:top w:val="none" w:sz="0" w:space="0" w:color="auto"/>
                <w:left w:val="none" w:sz="0" w:space="0" w:color="auto"/>
                <w:bottom w:val="none" w:sz="0" w:space="0" w:color="auto"/>
                <w:right w:val="none" w:sz="0" w:space="0" w:color="auto"/>
              </w:divBdr>
            </w:div>
            <w:div w:id="523980654">
              <w:marLeft w:val="0"/>
              <w:marRight w:val="0"/>
              <w:marTop w:val="0"/>
              <w:marBottom w:val="0"/>
              <w:divBdr>
                <w:top w:val="none" w:sz="0" w:space="0" w:color="auto"/>
                <w:left w:val="none" w:sz="0" w:space="0" w:color="auto"/>
                <w:bottom w:val="none" w:sz="0" w:space="0" w:color="auto"/>
                <w:right w:val="none" w:sz="0" w:space="0" w:color="auto"/>
              </w:divBdr>
            </w:div>
            <w:div w:id="1579441072">
              <w:marLeft w:val="0"/>
              <w:marRight w:val="0"/>
              <w:marTop w:val="0"/>
              <w:marBottom w:val="0"/>
              <w:divBdr>
                <w:top w:val="none" w:sz="0" w:space="0" w:color="auto"/>
                <w:left w:val="none" w:sz="0" w:space="0" w:color="auto"/>
                <w:bottom w:val="none" w:sz="0" w:space="0" w:color="auto"/>
                <w:right w:val="none" w:sz="0" w:space="0" w:color="auto"/>
              </w:divBdr>
            </w:div>
            <w:div w:id="504981965">
              <w:marLeft w:val="0"/>
              <w:marRight w:val="0"/>
              <w:marTop w:val="0"/>
              <w:marBottom w:val="0"/>
              <w:divBdr>
                <w:top w:val="none" w:sz="0" w:space="0" w:color="auto"/>
                <w:left w:val="none" w:sz="0" w:space="0" w:color="auto"/>
                <w:bottom w:val="none" w:sz="0" w:space="0" w:color="auto"/>
                <w:right w:val="none" w:sz="0" w:space="0" w:color="auto"/>
              </w:divBdr>
            </w:div>
            <w:div w:id="157237140">
              <w:marLeft w:val="0"/>
              <w:marRight w:val="0"/>
              <w:marTop w:val="0"/>
              <w:marBottom w:val="0"/>
              <w:divBdr>
                <w:top w:val="none" w:sz="0" w:space="0" w:color="auto"/>
                <w:left w:val="none" w:sz="0" w:space="0" w:color="auto"/>
                <w:bottom w:val="none" w:sz="0" w:space="0" w:color="auto"/>
                <w:right w:val="none" w:sz="0" w:space="0" w:color="auto"/>
              </w:divBdr>
            </w:div>
            <w:div w:id="538661644">
              <w:marLeft w:val="0"/>
              <w:marRight w:val="0"/>
              <w:marTop w:val="0"/>
              <w:marBottom w:val="0"/>
              <w:divBdr>
                <w:top w:val="none" w:sz="0" w:space="0" w:color="auto"/>
                <w:left w:val="none" w:sz="0" w:space="0" w:color="auto"/>
                <w:bottom w:val="none" w:sz="0" w:space="0" w:color="auto"/>
                <w:right w:val="none" w:sz="0" w:space="0" w:color="auto"/>
              </w:divBdr>
            </w:div>
            <w:div w:id="385570733">
              <w:marLeft w:val="0"/>
              <w:marRight w:val="0"/>
              <w:marTop w:val="0"/>
              <w:marBottom w:val="0"/>
              <w:divBdr>
                <w:top w:val="none" w:sz="0" w:space="0" w:color="auto"/>
                <w:left w:val="none" w:sz="0" w:space="0" w:color="auto"/>
                <w:bottom w:val="none" w:sz="0" w:space="0" w:color="auto"/>
                <w:right w:val="none" w:sz="0" w:space="0" w:color="auto"/>
              </w:divBdr>
            </w:div>
            <w:div w:id="1003508283">
              <w:marLeft w:val="0"/>
              <w:marRight w:val="0"/>
              <w:marTop w:val="0"/>
              <w:marBottom w:val="0"/>
              <w:divBdr>
                <w:top w:val="none" w:sz="0" w:space="0" w:color="auto"/>
                <w:left w:val="none" w:sz="0" w:space="0" w:color="auto"/>
                <w:bottom w:val="none" w:sz="0" w:space="0" w:color="auto"/>
                <w:right w:val="none" w:sz="0" w:space="0" w:color="auto"/>
              </w:divBdr>
            </w:div>
            <w:div w:id="1048338813">
              <w:marLeft w:val="0"/>
              <w:marRight w:val="0"/>
              <w:marTop w:val="0"/>
              <w:marBottom w:val="0"/>
              <w:divBdr>
                <w:top w:val="none" w:sz="0" w:space="0" w:color="auto"/>
                <w:left w:val="none" w:sz="0" w:space="0" w:color="auto"/>
                <w:bottom w:val="none" w:sz="0" w:space="0" w:color="auto"/>
                <w:right w:val="none" w:sz="0" w:space="0" w:color="auto"/>
              </w:divBdr>
            </w:div>
            <w:div w:id="214585805">
              <w:marLeft w:val="0"/>
              <w:marRight w:val="0"/>
              <w:marTop w:val="0"/>
              <w:marBottom w:val="0"/>
              <w:divBdr>
                <w:top w:val="none" w:sz="0" w:space="0" w:color="auto"/>
                <w:left w:val="none" w:sz="0" w:space="0" w:color="auto"/>
                <w:bottom w:val="none" w:sz="0" w:space="0" w:color="auto"/>
                <w:right w:val="none" w:sz="0" w:space="0" w:color="auto"/>
              </w:divBdr>
            </w:div>
            <w:div w:id="1260480142">
              <w:marLeft w:val="0"/>
              <w:marRight w:val="0"/>
              <w:marTop w:val="0"/>
              <w:marBottom w:val="0"/>
              <w:divBdr>
                <w:top w:val="none" w:sz="0" w:space="0" w:color="auto"/>
                <w:left w:val="none" w:sz="0" w:space="0" w:color="auto"/>
                <w:bottom w:val="none" w:sz="0" w:space="0" w:color="auto"/>
                <w:right w:val="none" w:sz="0" w:space="0" w:color="auto"/>
              </w:divBdr>
            </w:div>
            <w:div w:id="204028758">
              <w:marLeft w:val="0"/>
              <w:marRight w:val="0"/>
              <w:marTop w:val="0"/>
              <w:marBottom w:val="0"/>
              <w:divBdr>
                <w:top w:val="none" w:sz="0" w:space="0" w:color="auto"/>
                <w:left w:val="none" w:sz="0" w:space="0" w:color="auto"/>
                <w:bottom w:val="none" w:sz="0" w:space="0" w:color="auto"/>
                <w:right w:val="none" w:sz="0" w:space="0" w:color="auto"/>
              </w:divBdr>
            </w:div>
            <w:div w:id="1809476458">
              <w:marLeft w:val="0"/>
              <w:marRight w:val="0"/>
              <w:marTop w:val="0"/>
              <w:marBottom w:val="0"/>
              <w:divBdr>
                <w:top w:val="none" w:sz="0" w:space="0" w:color="auto"/>
                <w:left w:val="none" w:sz="0" w:space="0" w:color="auto"/>
                <w:bottom w:val="none" w:sz="0" w:space="0" w:color="auto"/>
                <w:right w:val="none" w:sz="0" w:space="0" w:color="auto"/>
              </w:divBdr>
            </w:div>
            <w:div w:id="1696495613">
              <w:marLeft w:val="0"/>
              <w:marRight w:val="0"/>
              <w:marTop w:val="0"/>
              <w:marBottom w:val="0"/>
              <w:divBdr>
                <w:top w:val="none" w:sz="0" w:space="0" w:color="auto"/>
                <w:left w:val="none" w:sz="0" w:space="0" w:color="auto"/>
                <w:bottom w:val="none" w:sz="0" w:space="0" w:color="auto"/>
                <w:right w:val="none" w:sz="0" w:space="0" w:color="auto"/>
              </w:divBdr>
            </w:div>
            <w:div w:id="1350449324">
              <w:marLeft w:val="0"/>
              <w:marRight w:val="0"/>
              <w:marTop w:val="0"/>
              <w:marBottom w:val="0"/>
              <w:divBdr>
                <w:top w:val="none" w:sz="0" w:space="0" w:color="auto"/>
                <w:left w:val="none" w:sz="0" w:space="0" w:color="auto"/>
                <w:bottom w:val="none" w:sz="0" w:space="0" w:color="auto"/>
                <w:right w:val="none" w:sz="0" w:space="0" w:color="auto"/>
              </w:divBdr>
            </w:div>
            <w:div w:id="870997001">
              <w:marLeft w:val="0"/>
              <w:marRight w:val="0"/>
              <w:marTop w:val="0"/>
              <w:marBottom w:val="0"/>
              <w:divBdr>
                <w:top w:val="none" w:sz="0" w:space="0" w:color="auto"/>
                <w:left w:val="none" w:sz="0" w:space="0" w:color="auto"/>
                <w:bottom w:val="none" w:sz="0" w:space="0" w:color="auto"/>
                <w:right w:val="none" w:sz="0" w:space="0" w:color="auto"/>
              </w:divBdr>
            </w:div>
            <w:div w:id="2003074528">
              <w:marLeft w:val="0"/>
              <w:marRight w:val="0"/>
              <w:marTop w:val="0"/>
              <w:marBottom w:val="0"/>
              <w:divBdr>
                <w:top w:val="none" w:sz="0" w:space="0" w:color="auto"/>
                <w:left w:val="none" w:sz="0" w:space="0" w:color="auto"/>
                <w:bottom w:val="none" w:sz="0" w:space="0" w:color="auto"/>
                <w:right w:val="none" w:sz="0" w:space="0" w:color="auto"/>
              </w:divBdr>
            </w:div>
            <w:div w:id="875897097">
              <w:marLeft w:val="0"/>
              <w:marRight w:val="0"/>
              <w:marTop w:val="0"/>
              <w:marBottom w:val="0"/>
              <w:divBdr>
                <w:top w:val="none" w:sz="0" w:space="0" w:color="auto"/>
                <w:left w:val="none" w:sz="0" w:space="0" w:color="auto"/>
                <w:bottom w:val="none" w:sz="0" w:space="0" w:color="auto"/>
                <w:right w:val="none" w:sz="0" w:space="0" w:color="auto"/>
              </w:divBdr>
            </w:div>
            <w:div w:id="1951087879">
              <w:marLeft w:val="0"/>
              <w:marRight w:val="0"/>
              <w:marTop w:val="0"/>
              <w:marBottom w:val="0"/>
              <w:divBdr>
                <w:top w:val="none" w:sz="0" w:space="0" w:color="auto"/>
                <w:left w:val="none" w:sz="0" w:space="0" w:color="auto"/>
                <w:bottom w:val="none" w:sz="0" w:space="0" w:color="auto"/>
                <w:right w:val="none" w:sz="0" w:space="0" w:color="auto"/>
              </w:divBdr>
            </w:div>
            <w:div w:id="1251160362">
              <w:marLeft w:val="0"/>
              <w:marRight w:val="0"/>
              <w:marTop w:val="0"/>
              <w:marBottom w:val="0"/>
              <w:divBdr>
                <w:top w:val="none" w:sz="0" w:space="0" w:color="auto"/>
                <w:left w:val="none" w:sz="0" w:space="0" w:color="auto"/>
                <w:bottom w:val="none" w:sz="0" w:space="0" w:color="auto"/>
                <w:right w:val="none" w:sz="0" w:space="0" w:color="auto"/>
              </w:divBdr>
            </w:div>
            <w:div w:id="609893324">
              <w:marLeft w:val="0"/>
              <w:marRight w:val="0"/>
              <w:marTop w:val="0"/>
              <w:marBottom w:val="0"/>
              <w:divBdr>
                <w:top w:val="none" w:sz="0" w:space="0" w:color="auto"/>
                <w:left w:val="none" w:sz="0" w:space="0" w:color="auto"/>
                <w:bottom w:val="none" w:sz="0" w:space="0" w:color="auto"/>
                <w:right w:val="none" w:sz="0" w:space="0" w:color="auto"/>
              </w:divBdr>
            </w:div>
            <w:div w:id="296645138">
              <w:marLeft w:val="0"/>
              <w:marRight w:val="0"/>
              <w:marTop w:val="0"/>
              <w:marBottom w:val="0"/>
              <w:divBdr>
                <w:top w:val="none" w:sz="0" w:space="0" w:color="auto"/>
                <w:left w:val="none" w:sz="0" w:space="0" w:color="auto"/>
                <w:bottom w:val="none" w:sz="0" w:space="0" w:color="auto"/>
                <w:right w:val="none" w:sz="0" w:space="0" w:color="auto"/>
              </w:divBdr>
            </w:div>
            <w:div w:id="1049837304">
              <w:marLeft w:val="0"/>
              <w:marRight w:val="0"/>
              <w:marTop w:val="0"/>
              <w:marBottom w:val="0"/>
              <w:divBdr>
                <w:top w:val="none" w:sz="0" w:space="0" w:color="auto"/>
                <w:left w:val="none" w:sz="0" w:space="0" w:color="auto"/>
                <w:bottom w:val="none" w:sz="0" w:space="0" w:color="auto"/>
                <w:right w:val="none" w:sz="0" w:space="0" w:color="auto"/>
              </w:divBdr>
            </w:div>
            <w:div w:id="12738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18213">
      <w:bodyDiv w:val="1"/>
      <w:marLeft w:val="0"/>
      <w:marRight w:val="0"/>
      <w:marTop w:val="0"/>
      <w:marBottom w:val="0"/>
      <w:divBdr>
        <w:top w:val="none" w:sz="0" w:space="0" w:color="auto"/>
        <w:left w:val="none" w:sz="0" w:space="0" w:color="auto"/>
        <w:bottom w:val="none" w:sz="0" w:space="0" w:color="auto"/>
        <w:right w:val="none" w:sz="0" w:space="0" w:color="auto"/>
      </w:divBdr>
    </w:div>
    <w:div w:id="1484009624">
      <w:bodyDiv w:val="1"/>
      <w:marLeft w:val="0"/>
      <w:marRight w:val="0"/>
      <w:marTop w:val="0"/>
      <w:marBottom w:val="0"/>
      <w:divBdr>
        <w:top w:val="none" w:sz="0" w:space="0" w:color="auto"/>
        <w:left w:val="none" w:sz="0" w:space="0" w:color="auto"/>
        <w:bottom w:val="none" w:sz="0" w:space="0" w:color="auto"/>
        <w:right w:val="none" w:sz="0" w:space="0" w:color="auto"/>
      </w:divBdr>
    </w:div>
    <w:div w:id="1559243929">
      <w:bodyDiv w:val="1"/>
      <w:marLeft w:val="0"/>
      <w:marRight w:val="0"/>
      <w:marTop w:val="0"/>
      <w:marBottom w:val="0"/>
      <w:divBdr>
        <w:top w:val="none" w:sz="0" w:space="0" w:color="auto"/>
        <w:left w:val="none" w:sz="0" w:space="0" w:color="auto"/>
        <w:bottom w:val="none" w:sz="0" w:space="0" w:color="auto"/>
        <w:right w:val="none" w:sz="0" w:space="0" w:color="auto"/>
      </w:divBdr>
    </w:div>
    <w:div w:id="1591692663">
      <w:bodyDiv w:val="1"/>
      <w:marLeft w:val="0"/>
      <w:marRight w:val="0"/>
      <w:marTop w:val="0"/>
      <w:marBottom w:val="0"/>
      <w:divBdr>
        <w:top w:val="none" w:sz="0" w:space="0" w:color="auto"/>
        <w:left w:val="none" w:sz="0" w:space="0" w:color="auto"/>
        <w:bottom w:val="none" w:sz="0" w:space="0" w:color="auto"/>
        <w:right w:val="none" w:sz="0" w:space="0" w:color="auto"/>
      </w:divBdr>
    </w:div>
    <w:div w:id="1704162998">
      <w:bodyDiv w:val="1"/>
      <w:marLeft w:val="0"/>
      <w:marRight w:val="0"/>
      <w:marTop w:val="0"/>
      <w:marBottom w:val="0"/>
      <w:divBdr>
        <w:top w:val="none" w:sz="0" w:space="0" w:color="auto"/>
        <w:left w:val="none" w:sz="0" w:space="0" w:color="auto"/>
        <w:bottom w:val="none" w:sz="0" w:space="0" w:color="auto"/>
        <w:right w:val="none" w:sz="0" w:space="0" w:color="auto"/>
      </w:divBdr>
      <w:divsChild>
        <w:div w:id="1258951450">
          <w:marLeft w:val="-420"/>
          <w:marRight w:val="0"/>
          <w:marTop w:val="0"/>
          <w:marBottom w:val="0"/>
          <w:divBdr>
            <w:top w:val="single" w:sz="6" w:space="0" w:color="8AA2BF"/>
            <w:left w:val="single" w:sz="6" w:space="0" w:color="8AA2BF"/>
            <w:bottom w:val="single" w:sz="6" w:space="0" w:color="8AA2BF"/>
            <w:right w:val="single" w:sz="6" w:space="0" w:color="8AA2BF"/>
          </w:divBdr>
        </w:div>
      </w:divsChild>
    </w:div>
    <w:div w:id="1798600484">
      <w:bodyDiv w:val="1"/>
      <w:marLeft w:val="0"/>
      <w:marRight w:val="0"/>
      <w:marTop w:val="0"/>
      <w:marBottom w:val="0"/>
      <w:divBdr>
        <w:top w:val="none" w:sz="0" w:space="0" w:color="auto"/>
        <w:left w:val="none" w:sz="0" w:space="0" w:color="auto"/>
        <w:bottom w:val="none" w:sz="0" w:space="0" w:color="auto"/>
        <w:right w:val="none" w:sz="0" w:space="0" w:color="auto"/>
      </w:divBdr>
      <w:divsChild>
        <w:div w:id="1111821742">
          <w:marLeft w:val="0"/>
          <w:marRight w:val="0"/>
          <w:marTop w:val="0"/>
          <w:marBottom w:val="0"/>
          <w:divBdr>
            <w:top w:val="none" w:sz="0" w:space="0" w:color="auto"/>
            <w:left w:val="none" w:sz="0" w:space="0" w:color="auto"/>
            <w:bottom w:val="none" w:sz="0" w:space="0" w:color="auto"/>
            <w:right w:val="none" w:sz="0" w:space="0" w:color="auto"/>
          </w:divBdr>
          <w:divsChild>
            <w:div w:id="2095011082">
              <w:marLeft w:val="0"/>
              <w:marRight w:val="0"/>
              <w:marTop w:val="0"/>
              <w:marBottom w:val="0"/>
              <w:divBdr>
                <w:top w:val="none" w:sz="0" w:space="0" w:color="auto"/>
                <w:left w:val="none" w:sz="0" w:space="0" w:color="auto"/>
                <w:bottom w:val="none" w:sz="0" w:space="0" w:color="auto"/>
                <w:right w:val="none" w:sz="0" w:space="0" w:color="auto"/>
              </w:divBdr>
            </w:div>
            <w:div w:id="2054111095">
              <w:marLeft w:val="0"/>
              <w:marRight w:val="0"/>
              <w:marTop w:val="0"/>
              <w:marBottom w:val="0"/>
              <w:divBdr>
                <w:top w:val="none" w:sz="0" w:space="0" w:color="auto"/>
                <w:left w:val="none" w:sz="0" w:space="0" w:color="auto"/>
                <w:bottom w:val="none" w:sz="0" w:space="0" w:color="auto"/>
                <w:right w:val="none" w:sz="0" w:space="0" w:color="auto"/>
              </w:divBdr>
            </w:div>
            <w:div w:id="1247763585">
              <w:marLeft w:val="0"/>
              <w:marRight w:val="0"/>
              <w:marTop w:val="0"/>
              <w:marBottom w:val="0"/>
              <w:divBdr>
                <w:top w:val="none" w:sz="0" w:space="0" w:color="auto"/>
                <w:left w:val="none" w:sz="0" w:space="0" w:color="auto"/>
                <w:bottom w:val="none" w:sz="0" w:space="0" w:color="auto"/>
                <w:right w:val="none" w:sz="0" w:space="0" w:color="auto"/>
              </w:divBdr>
            </w:div>
            <w:div w:id="1886990712">
              <w:marLeft w:val="0"/>
              <w:marRight w:val="0"/>
              <w:marTop w:val="0"/>
              <w:marBottom w:val="0"/>
              <w:divBdr>
                <w:top w:val="none" w:sz="0" w:space="0" w:color="auto"/>
                <w:left w:val="none" w:sz="0" w:space="0" w:color="auto"/>
                <w:bottom w:val="none" w:sz="0" w:space="0" w:color="auto"/>
                <w:right w:val="none" w:sz="0" w:space="0" w:color="auto"/>
              </w:divBdr>
            </w:div>
            <w:div w:id="1587686188">
              <w:marLeft w:val="0"/>
              <w:marRight w:val="0"/>
              <w:marTop w:val="0"/>
              <w:marBottom w:val="0"/>
              <w:divBdr>
                <w:top w:val="none" w:sz="0" w:space="0" w:color="auto"/>
                <w:left w:val="none" w:sz="0" w:space="0" w:color="auto"/>
                <w:bottom w:val="none" w:sz="0" w:space="0" w:color="auto"/>
                <w:right w:val="none" w:sz="0" w:space="0" w:color="auto"/>
              </w:divBdr>
            </w:div>
            <w:div w:id="1040400223">
              <w:marLeft w:val="0"/>
              <w:marRight w:val="0"/>
              <w:marTop w:val="0"/>
              <w:marBottom w:val="0"/>
              <w:divBdr>
                <w:top w:val="none" w:sz="0" w:space="0" w:color="auto"/>
                <w:left w:val="none" w:sz="0" w:space="0" w:color="auto"/>
                <w:bottom w:val="none" w:sz="0" w:space="0" w:color="auto"/>
                <w:right w:val="none" w:sz="0" w:space="0" w:color="auto"/>
              </w:divBdr>
            </w:div>
            <w:div w:id="898782454">
              <w:marLeft w:val="0"/>
              <w:marRight w:val="0"/>
              <w:marTop w:val="0"/>
              <w:marBottom w:val="0"/>
              <w:divBdr>
                <w:top w:val="none" w:sz="0" w:space="0" w:color="auto"/>
                <w:left w:val="none" w:sz="0" w:space="0" w:color="auto"/>
                <w:bottom w:val="none" w:sz="0" w:space="0" w:color="auto"/>
                <w:right w:val="none" w:sz="0" w:space="0" w:color="auto"/>
              </w:divBdr>
            </w:div>
            <w:div w:id="1997802448">
              <w:marLeft w:val="0"/>
              <w:marRight w:val="0"/>
              <w:marTop w:val="0"/>
              <w:marBottom w:val="0"/>
              <w:divBdr>
                <w:top w:val="none" w:sz="0" w:space="0" w:color="auto"/>
                <w:left w:val="none" w:sz="0" w:space="0" w:color="auto"/>
                <w:bottom w:val="none" w:sz="0" w:space="0" w:color="auto"/>
                <w:right w:val="none" w:sz="0" w:space="0" w:color="auto"/>
              </w:divBdr>
            </w:div>
            <w:div w:id="1069159173">
              <w:marLeft w:val="0"/>
              <w:marRight w:val="0"/>
              <w:marTop w:val="0"/>
              <w:marBottom w:val="0"/>
              <w:divBdr>
                <w:top w:val="none" w:sz="0" w:space="0" w:color="auto"/>
                <w:left w:val="none" w:sz="0" w:space="0" w:color="auto"/>
                <w:bottom w:val="none" w:sz="0" w:space="0" w:color="auto"/>
                <w:right w:val="none" w:sz="0" w:space="0" w:color="auto"/>
              </w:divBdr>
            </w:div>
            <w:div w:id="645166584">
              <w:marLeft w:val="0"/>
              <w:marRight w:val="0"/>
              <w:marTop w:val="0"/>
              <w:marBottom w:val="0"/>
              <w:divBdr>
                <w:top w:val="none" w:sz="0" w:space="0" w:color="auto"/>
                <w:left w:val="none" w:sz="0" w:space="0" w:color="auto"/>
                <w:bottom w:val="none" w:sz="0" w:space="0" w:color="auto"/>
                <w:right w:val="none" w:sz="0" w:space="0" w:color="auto"/>
              </w:divBdr>
            </w:div>
            <w:div w:id="1481456529">
              <w:marLeft w:val="0"/>
              <w:marRight w:val="0"/>
              <w:marTop w:val="0"/>
              <w:marBottom w:val="0"/>
              <w:divBdr>
                <w:top w:val="none" w:sz="0" w:space="0" w:color="auto"/>
                <w:left w:val="none" w:sz="0" w:space="0" w:color="auto"/>
                <w:bottom w:val="none" w:sz="0" w:space="0" w:color="auto"/>
                <w:right w:val="none" w:sz="0" w:space="0" w:color="auto"/>
              </w:divBdr>
            </w:div>
            <w:div w:id="1354266634">
              <w:marLeft w:val="0"/>
              <w:marRight w:val="0"/>
              <w:marTop w:val="0"/>
              <w:marBottom w:val="0"/>
              <w:divBdr>
                <w:top w:val="none" w:sz="0" w:space="0" w:color="auto"/>
                <w:left w:val="none" w:sz="0" w:space="0" w:color="auto"/>
                <w:bottom w:val="none" w:sz="0" w:space="0" w:color="auto"/>
                <w:right w:val="none" w:sz="0" w:space="0" w:color="auto"/>
              </w:divBdr>
            </w:div>
            <w:div w:id="1375546378">
              <w:marLeft w:val="0"/>
              <w:marRight w:val="0"/>
              <w:marTop w:val="0"/>
              <w:marBottom w:val="0"/>
              <w:divBdr>
                <w:top w:val="none" w:sz="0" w:space="0" w:color="auto"/>
                <w:left w:val="none" w:sz="0" w:space="0" w:color="auto"/>
                <w:bottom w:val="none" w:sz="0" w:space="0" w:color="auto"/>
                <w:right w:val="none" w:sz="0" w:space="0" w:color="auto"/>
              </w:divBdr>
            </w:div>
            <w:div w:id="540436772">
              <w:marLeft w:val="0"/>
              <w:marRight w:val="0"/>
              <w:marTop w:val="0"/>
              <w:marBottom w:val="0"/>
              <w:divBdr>
                <w:top w:val="none" w:sz="0" w:space="0" w:color="auto"/>
                <w:left w:val="none" w:sz="0" w:space="0" w:color="auto"/>
                <w:bottom w:val="none" w:sz="0" w:space="0" w:color="auto"/>
                <w:right w:val="none" w:sz="0" w:space="0" w:color="auto"/>
              </w:divBdr>
            </w:div>
            <w:div w:id="638463750">
              <w:marLeft w:val="0"/>
              <w:marRight w:val="0"/>
              <w:marTop w:val="0"/>
              <w:marBottom w:val="0"/>
              <w:divBdr>
                <w:top w:val="none" w:sz="0" w:space="0" w:color="auto"/>
                <w:left w:val="none" w:sz="0" w:space="0" w:color="auto"/>
                <w:bottom w:val="none" w:sz="0" w:space="0" w:color="auto"/>
                <w:right w:val="none" w:sz="0" w:space="0" w:color="auto"/>
              </w:divBdr>
            </w:div>
            <w:div w:id="2105565561">
              <w:marLeft w:val="0"/>
              <w:marRight w:val="0"/>
              <w:marTop w:val="0"/>
              <w:marBottom w:val="0"/>
              <w:divBdr>
                <w:top w:val="none" w:sz="0" w:space="0" w:color="auto"/>
                <w:left w:val="none" w:sz="0" w:space="0" w:color="auto"/>
                <w:bottom w:val="none" w:sz="0" w:space="0" w:color="auto"/>
                <w:right w:val="none" w:sz="0" w:space="0" w:color="auto"/>
              </w:divBdr>
            </w:div>
            <w:div w:id="345789263">
              <w:marLeft w:val="0"/>
              <w:marRight w:val="0"/>
              <w:marTop w:val="0"/>
              <w:marBottom w:val="0"/>
              <w:divBdr>
                <w:top w:val="none" w:sz="0" w:space="0" w:color="auto"/>
                <w:left w:val="none" w:sz="0" w:space="0" w:color="auto"/>
                <w:bottom w:val="none" w:sz="0" w:space="0" w:color="auto"/>
                <w:right w:val="none" w:sz="0" w:space="0" w:color="auto"/>
              </w:divBdr>
            </w:div>
            <w:div w:id="385373067">
              <w:marLeft w:val="0"/>
              <w:marRight w:val="0"/>
              <w:marTop w:val="0"/>
              <w:marBottom w:val="0"/>
              <w:divBdr>
                <w:top w:val="none" w:sz="0" w:space="0" w:color="auto"/>
                <w:left w:val="none" w:sz="0" w:space="0" w:color="auto"/>
                <w:bottom w:val="none" w:sz="0" w:space="0" w:color="auto"/>
                <w:right w:val="none" w:sz="0" w:space="0" w:color="auto"/>
              </w:divBdr>
            </w:div>
            <w:div w:id="332534423">
              <w:marLeft w:val="0"/>
              <w:marRight w:val="0"/>
              <w:marTop w:val="0"/>
              <w:marBottom w:val="0"/>
              <w:divBdr>
                <w:top w:val="none" w:sz="0" w:space="0" w:color="auto"/>
                <w:left w:val="none" w:sz="0" w:space="0" w:color="auto"/>
                <w:bottom w:val="none" w:sz="0" w:space="0" w:color="auto"/>
                <w:right w:val="none" w:sz="0" w:space="0" w:color="auto"/>
              </w:divBdr>
            </w:div>
            <w:div w:id="1183472843">
              <w:marLeft w:val="0"/>
              <w:marRight w:val="0"/>
              <w:marTop w:val="0"/>
              <w:marBottom w:val="0"/>
              <w:divBdr>
                <w:top w:val="none" w:sz="0" w:space="0" w:color="auto"/>
                <w:left w:val="none" w:sz="0" w:space="0" w:color="auto"/>
                <w:bottom w:val="none" w:sz="0" w:space="0" w:color="auto"/>
                <w:right w:val="none" w:sz="0" w:space="0" w:color="auto"/>
              </w:divBdr>
            </w:div>
            <w:div w:id="1803379422">
              <w:marLeft w:val="0"/>
              <w:marRight w:val="0"/>
              <w:marTop w:val="0"/>
              <w:marBottom w:val="0"/>
              <w:divBdr>
                <w:top w:val="none" w:sz="0" w:space="0" w:color="auto"/>
                <w:left w:val="none" w:sz="0" w:space="0" w:color="auto"/>
                <w:bottom w:val="none" w:sz="0" w:space="0" w:color="auto"/>
                <w:right w:val="none" w:sz="0" w:space="0" w:color="auto"/>
              </w:divBdr>
            </w:div>
            <w:div w:id="2142915957">
              <w:marLeft w:val="0"/>
              <w:marRight w:val="0"/>
              <w:marTop w:val="0"/>
              <w:marBottom w:val="0"/>
              <w:divBdr>
                <w:top w:val="none" w:sz="0" w:space="0" w:color="auto"/>
                <w:left w:val="none" w:sz="0" w:space="0" w:color="auto"/>
                <w:bottom w:val="none" w:sz="0" w:space="0" w:color="auto"/>
                <w:right w:val="none" w:sz="0" w:space="0" w:color="auto"/>
              </w:divBdr>
            </w:div>
            <w:div w:id="639850606">
              <w:marLeft w:val="0"/>
              <w:marRight w:val="0"/>
              <w:marTop w:val="0"/>
              <w:marBottom w:val="0"/>
              <w:divBdr>
                <w:top w:val="none" w:sz="0" w:space="0" w:color="auto"/>
                <w:left w:val="none" w:sz="0" w:space="0" w:color="auto"/>
                <w:bottom w:val="none" w:sz="0" w:space="0" w:color="auto"/>
                <w:right w:val="none" w:sz="0" w:space="0" w:color="auto"/>
              </w:divBdr>
            </w:div>
            <w:div w:id="288509313">
              <w:marLeft w:val="0"/>
              <w:marRight w:val="0"/>
              <w:marTop w:val="0"/>
              <w:marBottom w:val="0"/>
              <w:divBdr>
                <w:top w:val="none" w:sz="0" w:space="0" w:color="auto"/>
                <w:left w:val="none" w:sz="0" w:space="0" w:color="auto"/>
                <w:bottom w:val="none" w:sz="0" w:space="0" w:color="auto"/>
                <w:right w:val="none" w:sz="0" w:space="0" w:color="auto"/>
              </w:divBdr>
            </w:div>
            <w:div w:id="1569342401">
              <w:marLeft w:val="0"/>
              <w:marRight w:val="0"/>
              <w:marTop w:val="0"/>
              <w:marBottom w:val="0"/>
              <w:divBdr>
                <w:top w:val="none" w:sz="0" w:space="0" w:color="auto"/>
                <w:left w:val="none" w:sz="0" w:space="0" w:color="auto"/>
                <w:bottom w:val="none" w:sz="0" w:space="0" w:color="auto"/>
                <w:right w:val="none" w:sz="0" w:space="0" w:color="auto"/>
              </w:divBdr>
            </w:div>
            <w:div w:id="1889297999">
              <w:marLeft w:val="0"/>
              <w:marRight w:val="0"/>
              <w:marTop w:val="0"/>
              <w:marBottom w:val="0"/>
              <w:divBdr>
                <w:top w:val="none" w:sz="0" w:space="0" w:color="auto"/>
                <w:left w:val="none" w:sz="0" w:space="0" w:color="auto"/>
                <w:bottom w:val="none" w:sz="0" w:space="0" w:color="auto"/>
                <w:right w:val="none" w:sz="0" w:space="0" w:color="auto"/>
              </w:divBdr>
            </w:div>
            <w:div w:id="367219773">
              <w:marLeft w:val="0"/>
              <w:marRight w:val="0"/>
              <w:marTop w:val="0"/>
              <w:marBottom w:val="0"/>
              <w:divBdr>
                <w:top w:val="none" w:sz="0" w:space="0" w:color="auto"/>
                <w:left w:val="none" w:sz="0" w:space="0" w:color="auto"/>
                <w:bottom w:val="none" w:sz="0" w:space="0" w:color="auto"/>
                <w:right w:val="none" w:sz="0" w:space="0" w:color="auto"/>
              </w:divBdr>
            </w:div>
            <w:div w:id="11340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6952">
      <w:bodyDiv w:val="1"/>
      <w:marLeft w:val="0"/>
      <w:marRight w:val="0"/>
      <w:marTop w:val="0"/>
      <w:marBottom w:val="0"/>
      <w:divBdr>
        <w:top w:val="none" w:sz="0" w:space="0" w:color="auto"/>
        <w:left w:val="none" w:sz="0" w:space="0" w:color="auto"/>
        <w:bottom w:val="none" w:sz="0" w:space="0" w:color="auto"/>
        <w:right w:val="none" w:sz="0" w:space="0" w:color="auto"/>
      </w:divBdr>
      <w:divsChild>
        <w:div w:id="1827891537">
          <w:marLeft w:val="0"/>
          <w:marRight w:val="0"/>
          <w:marTop w:val="0"/>
          <w:marBottom w:val="0"/>
          <w:divBdr>
            <w:top w:val="none" w:sz="0" w:space="0" w:color="auto"/>
            <w:left w:val="none" w:sz="0" w:space="0" w:color="auto"/>
            <w:bottom w:val="none" w:sz="0" w:space="0" w:color="auto"/>
            <w:right w:val="none" w:sz="0" w:space="0" w:color="auto"/>
          </w:divBdr>
          <w:divsChild>
            <w:div w:id="630862872">
              <w:marLeft w:val="0"/>
              <w:marRight w:val="0"/>
              <w:marTop w:val="0"/>
              <w:marBottom w:val="0"/>
              <w:divBdr>
                <w:top w:val="none" w:sz="0" w:space="0" w:color="auto"/>
                <w:left w:val="none" w:sz="0" w:space="0" w:color="auto"/>
                <w:bottom w:val="none" w:sz="0" w:space="0" w:color="auto"/>
                <w:right w:val="none" w:sz="0" w:space="0" w:color="auto"/>
              </w:divBdr>
            </w:div>
            <w:div w:id="42364038">
              <w:marLeft w:val="0"/>
              <w:marRight w:val="0"/>
              <w:marTop w:val="0"/>
              <w:marBottom w:val="0"/>
              <w:divBdr>
                <w:top w:val="none" w:sz="0" w:space="0" w:color="auto"/>
                <w:left w:val="none" w:sz="0" w:space="0" w:color="auto"/>
                <w:bottom w:val="none" w:sz="0" w:space="0" w:color="auto"/>
                <w:right w:val="none" w:sz="0" w:space="0" w:color="auto"/>
              </w:divBdr>
            </w:div>
            <w:div w:id="14380932">
              <w:marLeft w:val="0"/>
              <w:marRight w:val="0"/>
              <w:marTop w:val="0"/>
              <w:marBottom w:val="0"/>
              <w:divBdr>
                <w:top w:val="none" w:sz="0" w:space="0" w:color="auto"/>
                <w:left w:val="none" w:sz="0" w:space="0" w:color="auto"/>
                <w:bottom w:val="none" w:sz="0" w:space="0" w:color="auto"/>
                <w:right w:val="none" w:sz="0" w:space="0" w:color="auto"/>
              </w:divBdr>
            </w:div>
            <w:div w:id="1237132774">
              <w:marLeft w:val="0"/>
              <w:marRight w:val="0"/>
              <w:marTop w:val="0"/>
              <w:marBottom w:val="0"/>
              <w:divBdr>
                <w:top w:val="none" w:sz="0" w:space="0" w:color="auto"/>
                <w:left w:val="none" w:sz="0" w:space="0" w:color="auto"/>
                <w:bottom w:val="none" w:sz="0" w:space="0" w:color="auto"/>
                <w:right w:val="none" w:sz="0" w:space="0" w:color="auto"/>
              </w:divBdr>
            </w:div>
            <w:div w:id="61563439">
              <w:marLeft w:val="0"/>
              <w:marRight w:val="0"/>
              <w:marTop w:val="0"/>
              <w:marBottom w:val="0"/>
              <w:divBdr>
                <w:top w:val="none" w:sz="0" w:space="0" w:color="auto"/>
                <w:left w:val="none" w:sz="0" w:space="0" w:color="auto"/>
                <w:bottom w:val="none" w:sz="0" w:space="0" w:color="auto"/>
                <w:right w:val="none" w:sz="0" w:space="0" w:color="auto"/>
              </w:divBdr>
            </w:div>
            <w:div w:id="1173304905">
              <w:marLeft w:val="0"/>
              <w:marRight w:val="0"/>
              <w:marTop w:val="0"/>
              <w:marBottom w:val="0"/>
              <w:divBdr>
                <w:top w:val="none" w:sz="0" w:space="0" w:color="auto"/>
                <w:left w:val="none" w:sz="0" w:space="0" w:color="auto"/>
                <w:bottom w:val="none" w:sz="0" w:space="0" w:color="auto"/>
                <w:right w:val="none" w:sz="0" w:space="0" w:color="auto"/>
              </w:divBdr>
            </w:div>
            <w:div w:id="761687186">
              <w:marLeft w:val="0"/>
              <w:marRight w:val="0"/>
              <w:marTop w:val="0"/>
              <w:marBottom w:val="0"/>
              <w:divBdr>
                <w:top w:val="none" w:sz="0" w:space="0" w:color="auto"/>
                <w:left w:val="none" w:sz="0" w:space="0" w:color="auto"/>
                <w:bottom w:val="none" w:sz="0" w:space="0" w:color="auto"/>
                <w:right w:val="none" w:sz="0" w:space="0" w:color="auto"/>
              </w:divBdr>
            </w:div>
            <w:div w:id="1183589933">
              <w:marLeft w:val="0"/>
              <w:marRight w:val="0"/>
              <w:marTop w:val="0"/>
              <w:marBottom w:val="0"/>
              <w:divBdr>
                <w:top w:val="none" w:sz="0" w:space="0" w:color="auto"/>
                <w:left w:val="none" w:sz="0" w:space="0" w:color="auto"/>
                <w:bottom w:val="none" w:sz="0" w:space="0" w:color="auto"/>
                <w:right w:val="none" w:sz="0" w:space="0" w:color="auto"/>
              </w:divBdr>
            </w:div>
            <w:div w:id="846404377">
              <w:marLeft w:val="0"/>
              <w:marRight w:val="0"/>
              <w:marTop w:val="0"/>
              <w:marBottom w:val="0"/>
              <w:divBdr>
                <w:top w:val="none" w:sz="0" w:space="0" w:color="auto"/>
                <w:left w:val="none" w:sz="0" w:space="0" w:color="auto"/>
                <w:bottom w:val="none" w:sz="0" w:space="0" w:color="auto"/>
                <w:right w:val="none" w:sz="0" w:space="0" w:color="auto"/>
              </w:divBdr>
            </w:div>
            <w:div w:id="185097280">
              <w:marLeft w:val="0"/>
              <w:marRight w:val="0"/>
              <w:marTop w:val="0"/>
              <w:marBottom w:val="0"/>
              <w:divBdr>
                <w:top w:val="none" w:sz="0" w:space="0" w:color="auto"/>
                <w:left w:val="none" w:sz="0" w:space="0" w:color="auto"/>
                <w:bottom w:val="none" w:sz="0" w:space="0" w:color="auto"/>
                <w:right w:val="none" w:sz="0" w:space="0" w:color="auto"/>
              </w:divBdr>
            </w:div>
            <w:div w:id="392319451">
              <w:marLeft w:val="0"/>
              <w:marRight w:val="0"/>
              <w:marTop w:val="0"/>
              <w:marBottom w:val="0"/>
              <w:divBdr>
                <w:top w:val="none" w:sz="0" w:space="0" w:color="auto"/>
                <w:left w:val="none" w:sz="0" w:space="0" w:color="auto"/>
                <w:bottom w:val="none" w:sz="0" w:space="0" w:color="auto"/>
                <w:right w:val="none" w:sz="0" w:space="0" w:color="auto"/>
              </w:divBdr>
            </w:div>
            <w:div w:id="1816607364">
              <w:marLeft w:val="0"/>
              <w:marRight w:val="0"/>
              <w:marTop w:val="0"/>
              <w:marBottom w:val="0"/>
              <w:divBdr>
                <w:top w:val="none" w:sz="0" w:space="0" w:color="auto"/>
                <w:left w:val="none" w:sz="0" w:space="0" w:color="auto"/>
                <w:bottom w:val="none" w:sz="0" w:space="0" w:color="auto"/>
                <w:right w:val="none" w:sz="0" w:space="0" w:color="auto"/>
              </w:divBdr>
            </w:div>
            <w:div w:id="2021857041">
              <w:marLeft w:val="0"/>
              <w:marRight w:val="0"/>
              <w:marTop w:val="0"/>
              <w:marBottom w:val="0"/>
              <w:divBdr>
                <w:top w:val="none" w:sz="0" w:space="0" w:color="auto"/>
                <w:left w:val="none" w:sz="0" w:space="0" w:color="auto"/>
                <w:bottom w:val="none" w:sz="0" w:space="0" w:color="auto"/>
                <w:right w:val="none" w:sz="0" w:space="0" w:color="auto"/>
              </w:divBdr>
            </w:div>
            <w:div w:id="1657419751">
              <w:marLeft w:val="0"/>
              <w:marRight w:val="0"/>
              <w:marTop w:val="0"/>
              <w:marBottom w:val="0"/>
              <w:divBdr>
                <w:top w:val="none" w:sz="0" w:space="0" w:color="auto"/>
                <w:left w:val="none" w:sz="0" w:space="0" w:color="auto"/>
                <w:bottom w:val="none" w:sz="0" w:space="0" w:color="auto"/>
                <w:right w:val="none" w:sz="0" w:space="0" w:color="auto"/>
              </w:divBdr>
            </w:div>
            <w:div w:id="651563142">
              <w:marLeft w:val="0"/>
              <w:marRight w:val="0"/>
              <w:marTop w:val="0"/>
              <w:marBottom w:val="0"/>
              <w:divBdr>
                <w:top w:val="none" w:sz="0" w:space="0" w:color="auto"/>
                <w:left w:val="none" w:sz="0" w:space="0" w:color="auto"/>
                <w:bottom w:val="none" w:sz="0" w:space="0" w:color="auto"/>
                <w:right w:val="none" w:sz="0" w:space="0" w:color="auto"/>
              </w:divBdr>
            </w:div>
            <w:div w:id="1616138839">
              <w:marLeft w:val="0"/>
              <w:marRight w:val="0"/>
              <w:marTop w:val="0"/>
              <w:marBottom w:val="0"/>
              <w:divBdr>
                <w:top w:val="none" w:sz="0" w:space="0" w:color="auto"/>
                <w:left w:val="none" w:sz="0" w:space="0" w:color="auto"/>
                <w:bottom w:val="none" w:sz="0" w:space="0" w:color="auto"/>
                <w:right w:val="none" w:sz="0" w:space="0" w:color="auto"/>
              </w:divBdr>
            </w:div>
            <w:div w:id="14695992">
              <w:marLeft w:val="0"/>
              <w:marRight w:val="0"/>
              <w:marTop w:val="0"/>
              <w:marBottom w:val="0"/>
              <w:divBdr>
                <w:top w:val="none" w:sz="0" w:space="0" w:color="auto"/>
                <w:left w:val="none" w:sz="0" w:space="0" w:color="auto"/>
                <w:bottom w:val="none" w:sz="0" w:space="0" w:color="auto"/>
                <w:right w:val="none" w:sz="0" w:space="0" w:color="auto"/>
              </w:divBdr>
            </w:div>
            <w:div w:id="103501710">
              <w:marLeft w:val="0"/>
              <w:marRight w:val="0"/>
              <w:marTop w:val="0"/>
              <w:marBottom w:val="0"/>
              <w:divBdr>
                <w:top w:val="none" w:sz="0" w:space="0" w:color="auto"/>
                <w:left w:val="none" w:sz="0" w:space="0" w:color="auto"/>
                <w:bottom w:val="none" w:sz="0" w:space="0" w:color="auto"/>
                <w:right w:val="none" w:sz="0" w:space="0" w:color="auto"/>
              </w:divBdr>
            </w:div>
            <w:div w:id="344332744">
              <w:marLeft w:val="0"/>
              <w:marRight w:val="0"/>
              <w:marTop w:val="0"/>
              <w:marBottom w:val="0"/>
              <w:divBdr>
                <w:top w:val="none" w:sz="0" w:space="0" w:color="auto"/>
                <w:left w:val="none" w:sz="0" w:space="0" w:color="auto"/>
                <w:bottom w:val="none" w:sz="0" w:space="0" w:color="auto"/>
                <w:right w:val="none" w:sz="0" w:space="0" w:color="auto"/>
              </w:divBdr>
            </w:div>
            <w:div w:id="640815028">
              <w:marLeft w:val="0"/>
              <w:marRight w:val="0"/>
              <w:marTop w:val="0"/>
              <w:marBottom w:val="0"/>
              <w:divBdr>
                <w:top w:val="none" w:sz="0" w:space="0" w:color="auto"/>
                <w:left w:val="none" w:sz="0" w:space="0" w:color="auto"/>
                <w:bottom w:val="none" w:sz="0" w:space="0" w:color="auto"/>
                <w:right w:val="none" w:sz="0" w:space="0" w:color="auto"/>
              </w:divBdr>
            </w:div>
            <w:div w:id="1938443336">
              <w:marLeft w:val="0"/>
              <w:marRight w:val="0"/>
              <w:marTop w:val="0"/>
              <w:marBottom w:val="0"/>
              <w:divBdr>
                <w:top w:val="none" w:sz="0" w:space="0" w:color="auto"/>
                <w:left w:val="none" w:sz="0" w:space="0" w:color="auto"/>
                <w:bottom w:val="none" w:sz="0" w:space="0" w:color="auto"/>
                <w:right w:val="none" w:sz="0" w:space="0" w:color="auto"/>
              </w:divBdr>
            </w:div>
            <w:div w:id="329220065">
              <w:marLeft w:val="0"/>
              <w:marRight w:val="0"/>
              <w:marTop w:val="0"/>
              <w:marBottom w:val="0"/>
              <w:divBdr>
                <w:top w:val="none" w:sz="0" w:space="0" w:color="auto"/>
                <w:left w:val="none" w:sz="0" w:space="0" w:color="auto"/>
                <w:bottom w:val="none" w:sz="0" w:space="0" w:color="auto"/>
                <w:right w:val="none" w:sz="0" w:space="0" w:color="auto"/>
              </w:divBdr>
            </w:div>
            <w:div w:id="233047300">
              <w:marLeft w:val="0"/>
              <w:marRight w:val="0"/>
              <w:marTop w:val="0"/>
              <w:marBottom w:val="0"/>
              <w:divBdr>
                <w:top w:val="none" w:sz="0" w:space="0" w:color="auto"/>
                <w:left w:val="none" w:sz="0" w:space="0" w:color="auto"/>
                <w:bottom w:val="none" w:sz="0" w:space="0" w:color="auto"/>
                <w:right w:val="none" w:sz="0" w:space="0" w:color="auto"/>
              </w:divBdr>
            </w:div>
            <w:div w:id="57558942">
              <w:marLeft w:val="0"/>
              <w:marRight w:val="0"/>
              <w:marTop w:val="0"/>
              <w:marBottom w:val="0"/>
              <w:divBdr>
                <w:top w:val="none" w:sz="0" w:space="0" w:color="auto"/>
                <w:left w:val="none" w:sz="0" w:space="0" w:color="auto"/>
                <w:bottom w:val="none" w:sz="0" w:space="0" w:color="auto"/>
                <w:right w:val="none" w:sz="0" w:space="0" w:color="auto"/>
              </w:divBdr>
            </w:div>
            <w:div w:id="383797625">
              <w:marLeft w:val="0"/>
              <w:marRight w:val="0"/>
              <w:marTop w:val="0"/>
              <w:marBottom w:val="0"/>
              <w:divBdr>
                <w:top w:val="none" w:sz="0" w:space="0" w:color="auto"/>
                <w:left w:val="none" w:sz="0" w:space="0" w:color="auto"/>
                <w:bottom w:val="none" w:sz="0" w:space="0" w:color="auto"/>
                <w:right w:val="none" w:sz="0" w:space="0" w:color="auto"/>
              </w:divBdr>
            </w:div>
            <w:div w:id="1360424909">
              <w:marLeft w:val="0"/>
              <w:marRight w:val="0"/>
              <w:marTop w:val="0"/>
              <w:marBottom w:val="0"/>
              <w:divBdr>
                <w:top w:val="none" w:sz="0" w:space="0" w:color="auto"/>
                <w:left w:val="none" w:sz="0" w:space="0" w:color="auto"/>
                <w:bottom w:val="none" w:sz="0" w:space="0" w:color="auto"/>
                <w:right w:val="none" w:sz="0" w:space="0" w:color="auto"/>
              </w:divBdr>
            </w:div>
            <w:div w:id="1062681197">
              <w:marLeft w:val="0"/>
              <w:marRight w:val="0"/>
              <w:marTop w:val="0"/>
              <w:marBottom w:val="0"/>
              <w:divBdr>
                <w:top w:val="none" w:sz="0" w:space="0" w:color="auto"/>
                <w:left w:val="none" w:sz="0" w:space="0" w:color="auto"/>
                <w:bottom w:val="none" w:sz="0" w:space="0" w:color="auto"/>
                <w:right w:val="none" w:sz="0" w:space="0" w:color="auto"/>
              </w:divBdr>
            </w:div>
            <w:div w:id="33754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chart" Target="charts/chart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chart" Target="charts/chart1.xm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ownloads\TRMS_Sensing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ownloads\TRMS_Actuator_data%20(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Analog</a:t>
            </a:r>
            <a:r>
              <a:rPr lang="en-US" baseline="0"/>
              <a:t> to Digital Mapping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Sheet1!$E$80</c:f>
              <c:strCache>
                <c:ptCount val="1"/>
                <c:pt idx="0">
                  <c:v>ADC</c:v>
                </c:pt>
              </c:strCache>
            </c:strRef>
          </c:tx>
          <c:spPr>
            <a:ln w="28575" cap="rnd">
              <a:solidFill>
                <a:schemeClr val="accent1"/>
              </a:solidFill>
              <a:round/>
            </a:ln>
            <a:effectLst/>
          </c:spPr>
          <c:marker>
            <c:symbol val="none"/>
          </c:marker>
          <c:cat>
            <c:numRef>
              <c:f>Sheet1!$D$81:$D$91</c:f>
              <c:numCache>
                <c:formatCode>General</c:formatCode>
                <c:ptCount val="11"/>
                <c:pt idx="0">
                  <c:v>0</c:v>
                </c:pt>
                <c:pt idx="1">
                  <c:v>360</c:v>
                </c:pt>
                <c:pt idx="2">
                  <c:v>720</c:v>
                </c:pt>
                <c:pt idx="3">
                  <c:v>1080</c:v>
                </c:pt>
                <c:pt idx="4">
                  <c:v>1440</c:v>
                </c:pt>
                <c:pt idx="5">
                  <c:v>1800</c:v>
                </c:pt>
                <c:pt idx="6">
                  <c:v>2160</c:v>
                </c:pt>
                <c:pt idx="7">
                  <c:v>2520</c:v>
                </c:pt>
                <c:pt idx="8">
                  <c:v>2880</c:v>
                </c:pt>
                <c:pt idx="9">
                  <c:v>3240</c:v>
                </c:pt>
                <c:pt idx="10">
                  <c:v>3600</c:v>
                </c:pt>
              </c:numCache>
            </c:numRef>
          </c:cat>
          <c:val>
            <c:numRef>
              <c:f>Sheet1!$E$81:$E$91</c:f>
              <c:numCache>
                <c:formatCode>General</c:formatCode>
                <c:ptCount val="11"/>
                <c:pt idx="0">
                  <c:v>1</c:v>
                </c:pt>
                <c:pt idx="1">
                  <c:v>360</c:v>
                </c:pt>
                <c:pt idx="2">
                  <c:v>941</c:v>
                </c:pt>
                <c:pt idx="3">
                  <c:v>1389</c:v>
                </c:pt>
                <c:pt idx="4">
                  <c:v>1795</c:v>
                </c:pt>
                <c:pt idx="5">
                  <c:v>2201</c:v>
                </c:pt>
                <c:pt idx="6">
                  <c:v>2611</c:v>
                </c:pt>
                <c:pt idx="7">
                  <c:v>3017</c:v>
                </c:pt>
                <c:pt idx="8">
                  <c:v>3434</c:v>
                </c:pt>
                <c:pt idx="9">
                  <c:v>3805</c:v>
                </c:pt>
                <c:pt idx="10">
                  <c:v>4096</c:v>
                </c:pt>
              </c:numCache>
            </c:numRef>
          </c:val>
          <c:smooth val="0"/>
          <c:extLst xmlns:c16r2="http://schemas.microsoft.com/office/drawing/2015/06/chart">
            <c:ext xmlns:c16="http://schemas.microsoft.com/office/drawing/2014/chart" uri="{C3380CC4-5D6E-409C-BE32-E72D297353CC}">
              <c16:uniqueId val="{00000000-5BCB-459C-8353-610CCB3129FE}"/>
            </c:ext>
          </c:extLst>
        </c:ser>
        <c:ser>
          <c:idx val="1"/>
          <c:order val="1"/>
          <c:tx>
            <c:strRef>
              <c:f>Sheet1!$F$80</c:f>
              <c:strCache>
                <c:ptCount val="1"/>
                <c:pt idx="0">
                  <c:v>Expected</c:v>
                </c:pt>
              </c:strCache>
            </c:strRef>
          </c:tx>
          <c:spPr>
            <a:ln w="28575" cap="rnd">
              <a:solidFill>
                <a:schemeClr val="accent2"/>
              </a:solidFill>
              <a:round/>
            </a:ln>
            <a:effectLst/>
          </c:spPr>
          <c:marker>
            <c:symbol val="none"/>
          </c:marker>
          <c:cat>
            <c:numRef>
              <c:f>Sheet1!$D$81:$D$91</c:f>
              <c:numCache>
                <c:formatCode>General</c:formatCode>
                <c:ptCount val="11"/>
                <c:pt idx="0">
                  <c:v>0</c:v>
                </c:pt>
                <c:pt idx="1">
                  <c:v>360</c:v>
                </c:pt>
                <c:pt idx="2">
                  <c:v>720</c:v>
                </c:pt>
                <c:pt idx="3">
                  <c:v>1080</c:v>
                </c:pt>
                <c:pt idx="4">
                  <c:v>1440</c:v>
                </c:pt>
                <c:pt idx="5">
                  <c:v>1800</c:v>
                </c:pt>
                <c:pt idx="6">
                  <c:v>2160</c:v>
                </c:pt>
                <c:pt idx="7">
                  <c:v>2520</c:v>
                </c:pt>
                <c:pt idx="8">
                  <c:v>2880</c:v>
                </c:pt>
                <c:pt idx="9">
                  <c:v>3240</c:v>
                </c:pt>
                <c:pt idx="10">
                  <c:v>3600</c:v>
                </c:pt>
              </c:numCache>
            </c:numRef>
          </c:cat>
          <c:val>
            <c:numRef>
              <c:f>Sheet1!$F$81:$F$91</c:f>
              <c:numCache>
                <c:formatCode>General</c:formatCode>
                <c:ptCount val="11"/>
                <c:pt idx="0">
                  <c:v>0</c:v>
                </c:pt>
                <c:pt idx="1">
                  <c:v>409.6</c:v>
                </c:pt>
                <c:pt idx="2">
                  <c:v>819.2</c:v>
                </c:pt>
                <c:pt idx="3">
                  <c:v>1228.8</c:v>
                </c:pt>
                <c:pt idx="4">
                  <c:v>1638.4</c:v>
                </c:pt>
                <c:pt idx="5">
                  <c:v>2048</c:v>
                </c:pt>
                <c:pt idx="6">
                  <c:v>2457.6</c:v>
                </c:pt>
                <c:pt idx="7">
                  <c:v>2867.2</c:v>
                </c:pt>
                <c:pt idx="8">
                  <c:v>3276.8</c:v>
                </c:pt>
                <c:pt idx="9">
                  <c:v>3686.4</c:v>
                </c:pt>
                <c:pt idx="10">
                  <c:v>4096</c:v>
                </c:pt>
              </c:numCache>
            </c:numRef>
          </c:val>
          <c:smooth val="0"/>
          <c:extLst xmlns:c16r2="http://schemas.microsoft.com/office/drawing/2015/06/chart">
            <c:ext xmlns:c16="http://schemas.microsoft.com/office/drawing/2014/chart" uri="{C3380CC4-5D6E-409C-BE32-E72D297353CC}">
              <c16:uniqueId val="{00000001-5BCB-459C-8353-610CCB3129FE}"/>
            </c:ext>
          </c:extLst>
        </c:ser>
        <c:dLbls>
          <c:showLegendKey val="0"/>
          <c:showVal val="0"/>
          <c:showCatName val="0"/>
          <c:showSerName val="0"/>
          <c:showPercent val="0"/>
          <c:showBubbleSize val="0"/>
        </c:dLbls>
        <c:smooth val="0"/>
        <c:axId val="1845559120"/>
        <c:axId val="1845559664"/>
      </c:lineChart>
      <c:catAx>
        <c:axId val="184555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Angle</a:t>
                </a:r>
                <a:r>
                  <a:rPr lang="en-US" baseline="0"/>
                  <a:t> (Degrees)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5559664"/>
        <c:crosses val="autoZero"/>
        <c:auto val="1"/>
        <c:lblAlgn val="ctr"/>
        <c:lblOffset val="100"/>
        <c:noMultiLvlLbl val="0"/>
      </c:catAx>
      <c:valAx>
        <c:axId val="184555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Bits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555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Thrust(N)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Sheet1!$A$2:$A$16</c:f>
              <c:numCache>
                <c:formatCode>General</c:formatCode>
                <c:ptCount val="15"/>
                <c:pt idx="0">
                  <c:v>1</c:v>
                </c:pt>
                <c:pt idx="1">
                  <c:v>1.2</c:v>
                </c:pt>
                <c:pt idx="2">
                  <c:v>1.4</c:v>
                </c:pt>
                <c:pt idx="3">
                  <c:v>1.6</c:v>
                </c:pt>
                <c:pt idx="4">
                  <c:v>2</c:v>
                </c:pt>
                <c:pt idx="5">
                  <c:v>2.4</c:v>
                </c:pt>
                <c:pt idx="6">
                  <c:v>2.8</c:v>
                </c:pt>
                <c:pt idx="7">
                  <c:v>3.2</c:v>
                </c:pt>
                <c:pt idx="8">
                  <c:v>3.4</c:v>
                </c:pt>
                <c:pt idx="9">
                  <c:v>3.6</c:v>
                </c:pt>
                <c:pt idx="10">
                  <c:v>3.7</c:v>
                </c:pt>
                <c:pt idx="11">
                  <c:v>3.8</c:v>
                </c:pt>
                <c:pt idx="12">
                  <c:v>4</c:v>
                </c:pt>
                <c:pt idx="13">
                  <c:v>4.2</c:v>
                </c:pt>
                <c:pt idx="14">
                  <c:v>4.3</c:v>
                </c:pt>
              </c:numCache>
            </c:numRef>
          </c:xVal>
          <c:yVal>
            <c:numRef>
              <c:f>Sheet1!$B$2:$B$16</c:f>
              <c:numCache>
                <c:formatCode>General</c:formatCode>
                <c:ptCount val="15"/>
                <c:pt idx="0">
                  <c:v>9.810000000000001E-4</c:v>
                </c:pt>
                <c:pt idx="1">
                  <c:v>7.8480000000000008E-3</c:v>
                </c:pt>
                <c:pt idx="2">
                  <c:v>2.0601000000000005E-2</c:v>
                </c:pt>
                <c:pt idx="3">
                  <c:v>3.4335000000000004E-2</c:v>
                </c:pt>
                <c:pt idx="4">
                  <c:v>5.9841000000000005E-2</c:v>
                </c:pt>
                <c:pt idx="5">
                  <c:v>8.8290000000000007E-2</c:v>
                </c:pt>
                <c:pt idx="6">
                  <c:v>0.109872</c:v>
                </c:pt>
                <c:pt idx="7">
                  <c:v>0.13047300000000001</c:v>
                </c:pt>
                <c:pt idx="8">
                  <c:v>0.14813100000000001</c:v>
                </c:pt>
                <c:pt idx="9">
                  <c:v>0.16186500000000001</c:v>
                </c:pt>
                <c:pt idx="10">
                  <c:v>0.16284600000000005</c:v>
                </c:pt>
                <c:pt idx="11">
                  <c:v>0.17265600000000003</c:v>
                </c:pt>
                <c:pt idx="12">
                  <c:v>0.17658000000000001</c:v>
                </c:pt>
                <c:pt idx="13">
                  <c:v>0.18246600000000004</c:v>
                </c:pt>
                <c:pt idx="14">
                  <c:v>0.19325700000000001</c:v>
                </c:pt>
              </c:numCache>
            </c:numRef>
          </c:yVal>
          <c:smooth val="0"/>
        </c:ser>
        <c:dLbls>
          <c:showLegendKey val="0"/>
          <c:showVal val="0"/>
          <c:showCatName val="0"/>
          <c:showSerName val="0"/>
          <c:showPercent val="0"/>
          <c:showBubbleSize val="0"/>
        </c:dLbls>
        <c:axId val="1845552592"/>
        <c:axId val="1845560208"/>
      </c:scatterChart>
      <c:valAx>
        <c:axId val="1845552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a:t>
                </a:r>
                <a:r>
                  <a:rPr lang="en-US" baseline="0"/>
                  <a:t> (V)</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5560208"/>
        <c:crosses val="autoZero"/>
        <c:crossBetween val="midCat"/>
      </c:valAx>
      <c:valAx>
        <c:axId val="1845560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Thrust</a:t>
                </a:r>
                <a:r>
                  <a:rPr lang="en-US" baseline="0"/>
                  <a:t> (N)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55525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009FB23-A06D-482A-98C1-955BBAAD9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28</Pages>
  <Words>3745</Words>
  <Characters>21353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Ahmed Memon</dc:creator>
  <cp:keywords/>
  <dc:description/>
  <cp:lastModifiedBy>sadaf shaikh</cp:lastModifiedBy>
  <cp:revision>29</cp:revision>
  <dcterms:created xsi:type="dcterms:W3CDTF">2018-11-29T06:09:00Z</dcterms:created>
  <dcterms:modified xsi:type="dcterms:W3CDTF">2021-12-19T18:48:00Z</dcterms:modified>
</cp:coreProperties>
</file>